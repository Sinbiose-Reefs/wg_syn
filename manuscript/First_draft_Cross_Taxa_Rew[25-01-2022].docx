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446C8" w14:textId="4E823A93" w:rsidR="006425F6" w:rsidRPr="00617BB8" w:rsidRDefault="006425F6" w:rsidP="00617BB8">
      <w:pPr>
        <w:spacing w:after="240" w:line="480" w:lineRule="auto"/>
        <w:rPr>
          <w:rFonts w:ascii="Rubik" w:hAnsi="Rubik" w:cs="Rubik"/>
          <w:sz w:val="24"/>
          <w:szCs w:val="24"/>
        </w:rPr>
      </w:pPr>
      <w:r w:rsidRPr="00617BB8">
        <w:rPr>
          <w:rFonts w:ascii="Rubik" w:hAnsi="Rubik" w:cs="Rubik"/>
          <w:sz w:val="24"/>
          <w:szCs w:val="24"/>
        </w:rPr>
        <w:t>Target journal: Functional ecology</w:t>
      </w:r>
    </w:p>
    <w:p w14:paraId="2A00BB5A" w14:textId="2C9F352C" w:rsidR="008D0F05" w:rsidRDefault="006425F6" w:rsidP="00617BB8">
      <w:pPr>
        <w:spacing w:after="240" w:line="480" w:lineRule="auto"/>
        <w:rPr>
          <w:rFonts w:ascii="Rubik" w:hAnsi="Rubik" w:cs="Rubik"/>
          <w:b/>
          <w:bCs/>
          <w:sz w:val="24"/>
          <w:szCs w:val="24"/>
        </w:rPr>
      </w:pPr>
      <w:r w:rsidRPr="00617BB8">
        <w:rPr>
          <w:rFonts w:ascii="Rubik" w:hAnsi="Rubik" w:cs="Rubik"/>
          <w:b/>
          <w:bCs/>
          <w:sz w:val="24"/>
          <w:szCs w:val="24"/>
        </w:rPr>
        <w:t>Title</w:t>
      </w:r>
    </w:p>
    <w:p w14:paraId="045BE454" w14:textId="79D636C9" w:rsidR="00097EDB" w:rsidRPr="00617BB8" w:rsidRDefault="004F480E" w:rsidP="00617BB8">
      <w:pPr>
        <w:spacing w:after="240" w:line="480" w:lineRule="auto"/>
        <w:rPr>
          <w:rFonts w:ascii="Rubik" w:hAnsi="Rubik" w:cs="Rubik"/>
          <w:b/>
          <w:bCs/>
          <w:sz w:val="24"/>
          <w:szCs w:val="24"/>
        </w:rPr>
      </w:pPr>
      <w:r w:rsidRPr="00617BB8">
        <w:rPr>
          <w:rFonts w:ascii="Rubik" w:hAnsi="Rubik" w:cs="Rubik"/>
          <w:b/>
          <w:bCs/>
          <w:sz w:val="24"/>
          <w:szCs w:val="24"/>
        </w:rPr>
        <w:t>Matching evolutionary distant organisms: a systematic review on the use of cross-taxa perspective in functional ecology</w:t>
      </w:r>
    </w:p>
    <w:p w14:paraId="4E6DA679" w14:textId="3FC2FB79" w:rsidR="005D1634" w:rsidRPr="00617BB8" w:rsidRDefault="005D1634" w:rsidP="00FB2804">
      <w:pPr>
        <w:rPr>
          <w:rFonts w:ascii="Rubik" w:hAnsi="Rubik" w:cs="Rubik"/>
          <w:sz w:val="24"/>
          <w:szCs w:val="24"/>
          <w:lang w:val="pt-BR"/>
        </w:rPr>
      </w:pPr>
      <w:r w:rsidRPr="00617BB8">
        <w:rPr>
          <w:rFonts w:ascii="Rubik" w:hAnsi="Rubik" w:cs="Rubik"/>
          <w:sz w:val="24"/>
          <w:szCs w:val="24"/>
          <w:lang w:val="pt-BR"/>
        </w:rPr>
        <w:t>André Luís Luza</w:t>
      </w:r>
      <w:r w:rsidR="00A7021B" w:rsidRPr="00617BB8">
        <w:rPr>
          <w:rFonts w:ascii="Rubik" w:hAnsi="Rubik" w:cs="Rubik"/>
          <w:sz w:val="24"/>
          <w:szCs w:val="24"/>
          <w:lang w:val="pt-BR"/>
        </w:rPr>
        <w:t>1</w:t>
      </w:r>
      <w:r w:rsidR="006425F6" w:rsidRPr="00617BB8">
        <w:rPr>
          <w:rFonts w:ascii="Rubik" w:hAnsi="Rubik" w:cs="Rubik"/>
          <w:sz w:val="24"/>
          <w:szCs w:val="24"/>
          <w:lang w:val="pt-BR"/>
        </w:rPr>
        <w:t xml:space="preserve">, </w:t>
      </w:r>
      <w:r w:rsidRPr="00617BB8">
        <w:rPr>
          <w:rFonts w:ascii="Rubik" w:hAnsi="Rubik" w:cs="Rubik"/>
          <w:sz w:val="24"/>
          <w:szCs w:val="24"/>
          <w:lang w:val="pt-BR"/>
        </w:rPr>
        <w:t xml:space="preserve">Cesar </w:t>
      </w:r>
      <w:r w:rsidR="00CB0B3B" w:rsidRPr="00617BB8">
        <w:rPr>
          <w:rFonts w:ascii="Rubik" w:hAnsi="Rubik" w:cs="Rubik"/>
          <w:sz w:val="24"/>
          <w:szCs w:val="24"/>
          <w:lang w:val="pt-BR"/>
        </w:rPr>
        <w:t>Cordeiro</w:t>
      </w:r>
      <w:r w:rsidR="006425F6" w:rsidRPr="00617BB8">
        <w:rPr>
          <w:rFonts w:ascii="Rubik" w:hAnsi="Rubik" w:cs="Rubik"/>
          <w:sz w:val="24"/>
          <w:szCs w:val="24"/>
          <w:lang w:val="pt-BR"/>
        </w:rPr>
        <w:t xml:space="preserve">, </w:t>
      </w:r>
      <w:r w:rsidRPr="00617BB8">
        <w:rPr>
          <w:rFonts w:ascii="Rubik" w:hAnsi="Rubik" w:cs="Rubik"/>
          <w:sz w:val="24"/>
          <w:szCs w:val="24"/>
          <w:lang w:val="pt-BR"/>
        </w:rPr>
        <w:t xml:space="preserve">Diego </w:t>
      </w:r>
      <w:proofErr w:type="spellStart"/>
      <w:r w:rsidR="00CB0B3B" w:rsidRPr="00617BB8">
        <w:rPr>
          <w:rFonts w:ascii="Rubik" w:hAnsi="Rubik" w:cs="Rubik"/>
          <w:sz w:val="24"/>
          <w:szCs w:val="24"/>
          <w:lang w:val="pt-BR"/>
        </w:rPr>
        <w:t>Barneche</w:t>
      </w:r>
      <w:proofErr w:type="spellEnd"/>
      <w:r w:rsidRPr="00617BB8">
        <w:rPr>
          <w:rFonts w:ascii="Rubik" w:hAnsi="Rubik" w:cs="Rubik"/>
          <w:sz w:val="24"/>
          <w:szCs w:val="24"/>
          <w:lang w:val="pt-BR"/>
        </w:rPr>
        <w:t>,</w:t>
      </w:r>
      <w:r w:rsidR="006425F6" w:rsidRPr="00617BB8">
        <w:rPr>
          <w:rFonts w:ascii="Rubik" w:hAnsi="Rubik" w:cs="Rubik"/>
          <w:sz w:val="24"/>
          <w:szCs w:val="24"/>
          <w:lang w:val="pt-BR"/>
        </w:rPr>
        <w:t xml:space="preserve"> </w:t>
      </w:r>
      <w:r w:rsidRPr="00617BB8">
        <w:rPr>
          <w:rFonts w:ascii="Rubik" w:hAnsi="Rubik" w:cs="Rubik"/>
          <w:sz w:val="24"/>
          <w:szCs w:val="24"/>
          <w:lang w:val="pt-BR"/>
        </w:rPr>
        <w:t>Juan Pablo Quimbayo</w:t>
      </w:r>
      <w:r w:rsidR="00FB2804">
        <w:rPr>
          <w:rFonts w:ascii="Rubik" w:hAnsi="Rubik" w:cs="Rubik"/>
          <w:sz w:val="24"/>
          <w:szCs w:val="24"/>
          <w:lang w:val="pt-BR"/>
        </w:rPr>
        <w:t>2</w:t>
      </w:r>
      <w:r w:rsidRPr="00617BB8">
        <w:rPr>
          <w:rFonts w:ascii="Rubik" w:hAnsi="Rubik" w:cs="Rubik"/>
          <w:sz w:val="24"/>
          <w:szCs w:val="24"/>
          <w:lang w:val="pt-BR"/>
        </w:rPr>
        <w:t>,</w:t>
      </w:r>
      <w:r w:rsidR="006425F6" w:rsidRPr="00617BB8">
        <w:rPr>
          <w:rFonts w:ascii="Rubik" w:hAnsi="Rubik" w:cs="Rubik"/>
          <w:sz w:val="24"/>
          <w:szCs w:val="24"/>
          <w:lang w:val="pt-BR"/>
        </w:rPr>
        <w:t xml:space="preserve"> </w:t>
      </w:r>
      <w:r w:rsidRPr="00617BB8">
        <w:rPr>
          <w:rFonts w:ascii="Rubik" w:hAnsi="Rubik" w:cs="Rubik"/>
          <w:sz w:val="24"/>
          <w:szCs w:val="24"/>
          <w:lang w:val="pt-BR"/>
        </w:rPr>
        <w:t>Fernanda Silva</w:t>
      </w:r>
      <w:r w:rsidR="006425F6" w:rsidRPr="00617BB8">
        <w:rPr>
          <w:rFonts w:ascii="Rubik" w:hAnsi="Rubik" w:cs="Rubik"/>
          <w:sz w:val="24"/>
          <w:szCs w:val="24"/>
          <w:lang w:val="pt-BR"/>
        </w:rPr>
        <w:t>,</w:t>
      </w:r>
      <w:r w:rsidRPr="00617BB8">
        <w:rPr>
          <w:rFonts w:ascii="Rubik" w:hAnsi="Rubik" w:cs="Rubik"/>
          <w:sz w:val="24"/>
          <w:szCs w:val="24"/>
          <w:lang w:val="pt-BR"/>
        </w:rPr>
        <w:t xml:space="preserve"> Vinicius Giglio,</w:t>
      </w:r>
      <w:r w:rsidR="006425F6" w:rsidRPr="00617BB8">
        <w:rPr>
          <w:rFonts w:ascii="Rubik" w:hAnsi="Rubik" w:cs="Rubik"/>
          <w:sz w:val="24"/>
          <w:szCs w:val="24"/>
          <w:lang w:val="pt-BR"/>
        </w:rPr>
        <w:t xml:space="preserve"> </w:t>
      </w:r>
      <w:r w:rsidRPr="00617BB8">
        <w:rPr>
          <w:rFonts w:ascii="Rubik" w:hAnsi="Rubik" w:cs="Rubik"/>
          <w:sz w:val="24"/>
          <w:szCs w:val="24"/>
          <w:lang w:val="pt-BR"/>
        </w:rPr>
        <w:t>Thiago Mendes,</w:t>
      </w:r>
      <w:r w:rsidR="006425F6" w:rsidRPr="00617BB8">
        <w:rPr>
          <w:rFonts w:ascii="Rubik" w:hAnsi="Rubik" w:cs="Rubik"/>
          <w:sz w:val="24"/>
          <w:szCs w:val="24"/>
          <w:lang w:val="pt-BR"/>
        </w:rPr>
        <w:t xml:space="preserve"> </w:t>
      </w:r>
      <w:r w:rsidRPr="00617BB8">
        <w:rPr>
          <w:rFonts w:ascii="Rubik" w:hAnsi="Rubik" w:cs="Rubik"/>
          <w:sz w:val="24"/>
          <w:szCs w:val="24"/>
          <w:lang w:val="pt-BR"/>
        </w:rPr>
        <w:t>Luiza Waechter</w:t>
      </w:r>
      <w:r w:rsidR="00A7021B" w:rsidRPr="00617BB8">
        <w:rPr>
          <w:rFonts w:ascii="Rubik" w:hAnsi="Rubik" w:cs="Rubik"/>
          <w:sz w:val="24"/>
          <w:szCs w:val="24"/>
          <w:lang w:val="pt-BR"/>
        </w:rPr>
        <w:t>1</w:t>
      </w:r>
      <w:r w:rsidRPr="00617BB8">
        <w:rPr>
          <w:rFonts w:ascii="Rubik" w:hAnsi="Rubik" w:cs="Rubik"/>
          <w:sz w:val="24"/>
          <w:szCs w:val="24"/>
          <w:lang w:val="pt-BR"/>
        </w:rPr>
        <w:t>,</w:t>
      </w:r>
      <w:r w:rsidR="006425F6" w:rsidRPr="00617BB8">
        <w:rPr>
          <w:rFonts w:ascii="Rubik" w:hAnsi="Rubik" w:cs="Rubik"/>
          <w:sz w:val="24"/>
          <w:szCs w:val="24"/>
          <w:lang w:val="pt-BR"/>
        </w:rPr>
        <w:t xml:space="preserve"> </w:t>
      </w:r>
      <w:r w:rsidRPr="00617BB8">
        <w:rPr>
          <w:rFonts w:ascii="Rubik" w:hAnsi="Rubik" w:cs="Rubik"/>
          <w:sz w:val="24"/>
          <w:szCs w:val="24"/>
          <w:lang w:val="pt-BR"/>
        </w:rPr>
        <w:t xml:space="preserve">Vitor </w:t>
      </w:r>
      <w:proofErr w:type="spellStart"/>
      <w:r w:rsidRPr="00617BB8">
        <w:rPr>
          <w:rFonts w:ascii="Rubik" w:hAnsi="Rubik" w:cs="Rubik"/>
          <w:sz w:val="24"/>
          <w:szCs w:val="24"/>
          <w:lang w:val="pt-BR"/>
        </w:rPr>
        <w:t>Picolotto</w:t>
      </w:r>
      <w:proofErr w:type="spellEnd"/>
      <w:r w:rsidRPr="00617BB8">
        <w:rPr>
          <w:rFonts w:ascii="Rubik" w:hAnsi="Rubik" w:cs="Rubik"/>
          <w:sz w:val="24"/>
          <w:szCs w:val="24"/>
          <w:lang w:val="pt-BR"/>
        </w:rPr>
        <w:t>,</w:t>
      </w:r>
      <w:r w:rsidR="006425F6" w:rsidRPr="00617BB8">
        <w:rPr>
          <w:rFonts w:ascii="Rubik" w:hAnsi="Rubik" w:cs="Rubik"/>
          <w:sz w:val="24"/>
          <w:szCs w:val="24"/>
          <w:lang w:val="pt-BR"/>
        </w:rPr>
        <w:t xml:space="preserve"> </w:t>
      </w:r>
      <w:r w:rsidR="001C782E">
        <w:rPr>
          <w:rFonts w:ascii="Rubik" w:hAnsi="Rubik" w:cs="Rubik"/>
          <w:sz w:val="24"/>
          <w:szCs w:val="24"/>
          <w:lang w:val="pt-BR"/>
        </w:rPr>
        <w:t xml:space="preserve">Cristian Dambros1, </w:t>
      </w:r>
      <w:r w:rsidR="00FF1DC5">
        <w:rPr>
          <w:rFonts w:ascii="Rubik" w:hAnsi="Rubik" w:cs="Rubik"/>
          <w:sz w:val="24"/>
          <w:szCs w:val="24"/>
          <w:lang w:val="pt-BR"/>
        </w:rPr>
        <w:t xml:space="preserve">Osmar Luiz, </w:t>
      </w:r>
      <w:r w:rsidR="00FB2804">
        <w:rPr>
          <w:rFonts w:ascii="Rubik" w:hAnsi="Rubik" w:cs="Rubik"/>
          <w:sz w:val="24"/>
          <w:szCs w:val="24"/>
          <w:lang w:val="pt-BR"/>
        </w:rPr>
        <w:t xml:space="preserve">Ronaldo Francini-Filho2, </w:t>
      </w:r>
      <w:r w:rsidRPr="00617BB8">
        <w:rPr>
          <w:rFonts w:ascii="Rubik" w:hAnsi="Rubik" w:cs="Rubik"/>
          <w:sz w:val="24"/>
          <w:szCs w:val="24"/>
          <w:lang w:val="pt-BR"/>
        </w:rPr>
        <w:t xml:space="preserve">Mariana </w:t>
      </w:r>
      <w:r w:rsidR="006425F6" w:rsidRPr="00617BB8">
        <w:rPr>
          <w:rFonts w:ascii="Rubik" w:hAnsi="Rubik" w:cs="Rubik"/>
          <w:sz w:val="24"/>
          <w:szCs w:val="24"/>
          <w:lang w:val="pt-BR"/>
        </w:rPr>
        <w:t xml:space="preserve">Gomes </w:t>
      </w:r>
      <w:r w:rsidRPr="00617BB8">
        <w:rPr>
          <w:rFonts w:ascii="Rubik" w:hAnsi="Rubik" w:cs="Rubik"/>
          <w:sz w:val="24"/>
          <w:szCs w:val="24"/>
          <w:lang w:val="pt-BR"/>
        </w:rPr>
        <w:t>Bender</w:t>
      </w:r>
      <w:r w:rsidR="00A7021B" w:rsidRPr="00617BB8">
        <w:rPr>
          <w:rFonts w:ascii="Rubik" w:hAnsi="Rubik" w:cs="Rubik"/>
          <w:sz w:val="24"/>
          <w:szCs w:val="24"/>
          <w:lang w:val="pt-BR"/>
        </w:rPr>
        <w:t>1</w:t>
      </w:r>
      <w:r w:rsidR="006425F6" w:rsidRPr="00617BB8">
        <w:rPr>
          <w:rFonts w:ascii="Rubik" w:hAnsi="Rubik" w:cs="Rubik"/>
          <w:sz w:val="24"/>
          <w:szCs w:val="24"/>
          <w:lang w:val="pt-BR"/>
        </w:rPr>
        <w:t xml:space="preserve">, </w:t>
      </w:r>
      <w:r w:rsidRPr="00617BB8">
        <w:rPr>
          <w:rFonts w:ascii="Rubik" w:hAnsi="Rubik" w:cs="Rubik"/>
          <w:sz w:val="24"/>
          <w:szCs w:val="24"/>
          <w:lang w:val="pt-BR"/>
        </w:rPr>
        <w:t>Guilherme Longo</w:t>
      </w:r>
    </w:p>
    <w:p w14:paraId="0F0B216D" w14:textId="77777777" w:rsidR="00520A36" w:rsidRPr="0045151F" w:rsidRDefault="00520A36" w:rsidP="00617BB8">
      <w:pPr>
        <w:spacing w:after="240" w:line="480" w:lineRule="auto"/>
        <w:rPr>
          <w:rFonts w:ascii="Rubik" w:hAnsi="Rubik" w:cs="Rubik"/>
          <w:sz w:val="24"/>
          <w:szCs w:val="24"/>
          <w:lang w:val="pt-BR"/>
        </w:rPr>
      </w:pPr>
    </w:p>
    <w:p w14:paraId="7A171492" w14:textId="759C7A42" w:rsidR="001B6385" w:rsidRPr="00617BB8" w:rsidRDefault="0017329B" w:rsidP="00617BB8">
      <w:pPr>
        <w:spacing w:after="240" w:line="480" w:lineRule="auto"/>
        <w:rPr>
          <w:rFonts w:ascii="Rubik" w:hAnsi="Rubik" w:cs="Rubik"/>
          <w:sz w:val="24"/>
          <w:szCs w:val="24"/>
          <w:lang w:val="pt-BR"/>
        </w:rPr>
      </w:pPr>
      <w:r w:rsidRPr="00617BB8">
        <w:rPr>
          <w:rFonts w:ascii="Rubik" w:hAnsi="Rubik" w:cs="Rubik"/>
          <w:sz w:val="24"/>
          <w:szCs w:val="24"/>
        </w:rPr>
        <w:t xml:space="preserve">1 - Marine Macroecology and Conservation Lab. </w:t>
      </w:r>
      <w:r w:rsidRPr="00617BB8">
        <w:rPr>
          <w:rFonts w:ascii="Rubik" w:hAnsi="Rubik" w:cs="Rubik"/>
          <w:sz w:val="24"/>
          <w:szCs w:val="24"/>
          <w:lang w:val="pt-BR"/>
        </w:rPr>
        <w:t xml:space="preserve">Universidade Federal de Santa Maria. Santa Maria - RS. </w:t>
      </w:r>
      <w:proofErr w:type="spellStart"/>
      <w:r w:rsidRPr="00617BB8">
        <w:rPr>
          <w:rFonts w:ascii="Rubik" w:hAnsi="Rubik" w:cs="Rubik"/>
          <w:sz w:val="24"/>
          <w:szCs w:val="24"/>
          <w:lang w:val="pt-BR"/>
        </w:rPr>
        <w:t>Brazil</w:t>
      </w:r>
      <w:proofErr w:type="spellEnd"/>
      <w:r w:rsidRPr="00617BB8">
        <w:rPr>
          <w:rFonts w:ascii="Rubik" w:hAnsi="Rubik" w:cs="Rubik"/>
          <w:sz w:val="24"/>
          <w:szCs w:val="24"/>
          <w:lang w:val="pt-BR"/>
        </w:rPr>
        <w:t>.</w:t>
      </w:r>
    </w:p>
    <w:p w14:paraId="627D2098" w14:textId="77777777" w:rsidR="001B6385" w:rsidRPr="00617BB8" w:rsidRDefault="0017329B" w:rsidP="00617BB8">
      <w:pPr>
        <w:spacing w:after="240" w:line="480" w:lineRule="auto"/>
        <w:rPr>
          <w:rFonts w:ascii="Rubik" w:hAnsi="Rubik" w:cs="Rubik"/>
          <w:sz w:val="24"/>
          <w:szCs w:val="24"/>
          <w:lang w:val="pt-BR"/>
        </w:rPr>
      </w:pPr>
      <w:r w:rsidRPr="00617BB8">
        <w:rPr>
          <w:rFonts w:ascii="Rubik" w:hAnsi="Rubik" w:cs="Rubik"/>
          <w:sz w:val="24"/>
          <w:szCs w:val="24"/>
          <w:lang w:val="pt-BR"/>
        </w:rPr>
        <w:t xml:space="preserve">2 - </w:t>
      </w:r>
      <w:proofErr w:type="spellStart"/>
      <w:r w:rsidRPr="00617BB8">
        <w:rPr>
          <w:rFonts w:ascii="Rubik" w:hAnsi="Rubik" w:cs="Rubik"/>
          <w:sz w:val="24"/>
          <w:szCs w:val="24"/>
          <w:lang w:val="pt-BR"/>
        </w:rPr>
        <w:t>CEBIMar</w:t>
      </w:r>
      <w:proofErr w:type="spellEnd"/>
      <w:r w:rsidRPr="00617BB8">
        <w:rPr>
          <w:rFonts w:ascii="Rubik" w:hAnsi="Rubik" w:cs="Rubik"/>
          <w:sz w:val="24"/>
          <w:szCs w:val="24"/>
          <w:lang w:val="pt-BR"/>
        </w:rPr>
        <w:t xml:space="preserve">, USP. São Sebastião - SP. </w:t>
      </w:r>
      <w:proofErr w:type="spellStart"/>
      <w:r w:rsidRPr="00617BB8">
        <w:rPr>
          <w:rFonts w:ascii="Rubik" w:hAnsi="Rubik" w:cs="Rubik"/>
          <w:sz w:val="24"/>
          <w:szCs w:val="24"/>
          <w:lang w:val="pt-BR"/>
        </w:rPr>
        <w:t>Brazil</w:t>
      </w:r>
      <w:proofErr w:type="spellEnd"/>
      <w:r w:rsidRPr="00617BB8">
        <w:rPr>
          <w:rFonts w:ascii="Rubik" w:hAnsi="Rubik" w:cs="Rubik"/>
          <w:sz w:val="24"/>
          <w:szCs w:val="24"/>
          <w:lang w:val="pt-BR"/>
        </w:rPr>
        <w:t>.</w:t>
      </w:r>
    </w:p>
    <w:p w14:paraId="75585549" w14:textId="642CB7CA" w:rsidR="001B6385" w:rsidRPr="00617BB8" w:rsidRDefault="0017329B" w:rsidP="00617BB8">
      <w:pPr>
        <w:spacing w:after="240" w:line="480" w:lineRule="auto"/>
        <w:rPr>
          <w:rFonts w:ascii="Rubik" w:hAnsi="Rubik" w:cs="Rubik"/>
          <w:sz w:val="24"/>
          <w:szCs w:val="24"/>
          <w:lang w:val="en-US"/>
        </w:rPr>
      </w:pPr>
      <w:r w:rsidRPr="00617BB8">
        <w:rPr>
          <w:rFonts w:ascii="Rubik" w:hAnsi="Rubik" w:cs="Rubik"/>
          <w:sz w:val="24"/>
          <w:szCs w:val="24"/>
          <w:lang w:val="pt-BR"/>
        </w:rPr>
        <w:t xml:space="preserve">3 - Marine </w:t>
      </w:r>
      <w:proofErr w:type="spellStart"/>
      <w:r w:rsidRPr="00617BB8">
        <w:rPr>
          <w:rFonts w:ascii="Rubik" w:hAnsi="Rubik" w:cs="Rubik"/>
          <w:sz w:val="24"/>
          <w:szCs w:val="24"/>
          <w:lang w:val="pt-BR"/>
        </w:rPr>
        <w:t>Ecology</w:t>
      </w:r>
      <w:proofErr w:type="spellEnd"/>
      <w:r w:rsidRPr="00617BB8">
        <w:rPr>
          <w:rFonts w:ascii="Rubik" w:hAnsi="Rubik" w:cs="Rubik"/>
          <w:sz w:val="24"/>
          <w:szCs w:val="24"/>
          <w:lang w:val="pt-BR"/>
        </w:rPr>
        <w:t xml:space="preserve"> Lab. Universidade Federal do Rio Grande do Norte. </w:t>
      </w:r>
      <w:r w:rsidRPr="00617BB8">
        <w:rPr>
          <w:rFonts w:ascii="Rubik" w:hAnsi="Rubik" w:cs="Rubik"/>
          <w:sz w:val="24"/>
          <w:szCs w:val="24"/>
          <w:lang w:val="en-US"/>
        </w:rPr>
        <w:t>Natal - RN. Brazil.</w:t>
      </w:r>
    </w:p>
    <w:p w14:paraId="2293AF0E" w14:textId="124193ED" w:rsidR="00097EDB" w:rsidRPr="00617BB8" w:rsidRDefault="00097EDB" w:rsidP="00617BB8">
      <w:pPr>
        <w:spacing w:after="240" w:line="480" w:lineRule="auto"/>
        <w:rPr>
          <w:rFonts w:ascii="Rubik" w:hAnsi="Rubik" w:cs="Rubik"/>
          <w:sz w:val="24"/>
          <w:szCs w:val="24"/>
          <w:lang w:val="en-US"/>
        </w:rPr>
      </w:pPr>
      <w:r w:rsidRPr="00617BB8">
        <w:rPr>
          <w:rFonts w:ascii="Rubik" w:hAnsi="Rubik" w:cs="Rubik"/>
          <w:sz w:val="24"/>
          <w:szCs w:val="24"/>
          <w:lang w:val="en-US"/>
        </w:rPr>
        <w:t>4 – UFSC</w:t>
      </w:r>
    </w:p>
    <w:p w14:paraId="0BE9B419" w14:textId="33C7B16D" w:rsidR="00097EDB" w:rsidRPr="00617BB8" w:rsidRDefault="00097EDB" w:rsidP="00617BB8">
      <w:pPr>
        <w:spacing w:after="240" w:line="480" w:lineRule="auto"/>
        <w:rPr>
          <w:rFonts w:ascii="Rubik" w:hAnsi="Rubik" w:cs="Rubik"/>
          <w:sz w:val="24"/>
          <w:szCs w:val="24"/>
          <w:lang w:val="en-US"/>
        </w:rPr>
      </w:pPr>
      <w:r w:rsidRPr="00617BB8">
        <w:rPr>
          <w:rFonts w:ascii="Rubik" w:hAnsi="Rubik" w:cs="Rubik"/>
          <w:sz w:val="24"/>
          <w:szCs w:val="24"/>
          <w:lang w:val="en-US"/>
        </w:rPr>
        <w:t>5 – AIMS</w:t>
      </w:r>
    </w:p>
    <w:p w14:paraId="203808A7" w14:textId="0EEE601E" w:rsidR="00097EDB" w:rsidRPr="00617BB8" w:rsidRDefault="00097EDB" w:rsidP="00617BB8">
      <w:pPr>
        <w:spacing w:after="240" w:line="480" w:lineRule="auto"/>
        <w:rPr>
          <w:rFonts w:ascii="Rubik" w:hAnsi="Rubik" w:cs="Rubik"/>
          <w:sz w:val="24"/>
          <w:szCs w:val="24"/>
          <w:lang w:val="en-US"/>
        </w:rPr>
      </w:pPr>
    </w:p>
    <w:p w14:paraId="11E65A68" w14:textId="77777777" w:rsidR="006425F6" w:rsidRPr="00617BB8" w:rsidRDefault="006425F6" w:rsidP="00617BB8">
      <w:pPr>
        <w:spacing w:after="240" w:line="480" w:lineRule="auto"/>
        <w:rPr>
          <w:rFonts w:ascii="Rubik" w:hAnsi="Rubik" w:cs="Rubik"/>
          <w:sz w:val="24"/>
          <w:szCs w:val="24"/>
        </w:rPr>
      </w:pPr>
      <w:r w:rsidRPr="00617BB8">
        <w:rPr>
          <w:rFonts w:ascii="Rubik" w:hAnsi="Rubik" w:cs="Rubik"/>
          <w:sz w:val="24"/>
          <w:szCs w:val="24"/>
        </w:rPr>
        <w:t xml:space="preserve">Authors’ contribution: </w:t>
      </w:r>
    </w:p>
    <w:p w14:paraId="70AA2C55" w14:textId="347F477D" w:rsidR="006425F6" w:rsidRPr="00617BB8" w:rsidRDefault="006425F6" w:rsidP="00617BB8">
      <w:pPr>
        <w:spacing w:after="240" w:line="480" w:lineRule="auto"/>
        <w:rPr>
          <w:rFonts w:ascii="Rubik" w:hAnsi="Rubik" w:cs="Rubik"/>
          <w:sz w:val="24"/>
          <w:szCs w:val="24"/>
        </w:rPr>
      </w:pPr>
      <w:r w:rsidRPr="00617BB8">
        <w:rPr>
          <w:rFonts w:ascii="Rubik" w:hAnsi="Rubik" w:cs="Rubik"/>
          <w:sz w:val="24"/>
          <w:szCs w:val="24"/>
        </w:rPr>
        <w:t xml:space="preserve">ALL executed the literature survey, organized the framework for filtering, extracting, and analyzing data from the surveyed papers. </w:t>
      </w:r>
    </w:p>
    <w:p w14:paraId="318A6CA3" w14:textId="77777777" w:rsidR="006425F6" w:rsidRPr="00617BB8" w:rsidRDefault="006425F6" w:rsidP="00617BB8">
      <w:pPr>
        <w:spacing w:after="240" w:line="480" w:lineRule="auto"/>
        <w:rPr>
          <w:rFonts w:ascii="Rubik" w:hAnsi="Rubik" w:cs="Rubik"/>
          <w:sz w:val="24"/>
          <w:szCs w:val="24"/>
        </w:rPr>
      </w:pPr>
      <w:r w:rsidRPr="00617BB8">
        <w:rPr>
          <w:rFonts w:ascii="Rubik" w:hAnsi="Rubik" w:cs="Rubik"/>
          <w:sz w:val="24"/>
          <w:szCs w:val="24"/>
        </w:rPr>
        <w:lastRenderedPageBreak/>
        <w:t xml:space="preserve">ALL, CC, DB, FS, JPQ, VG, TM, LW, VP, MB, GOL fully screened the selected papers, and collected information from them. </w:t>
      </w:r>
    </w:p>
    <w:p w14:paraId="4B9370AF" w14:textId="72FB79DF" w:rsidR="006425F6" w:rsidRPr="00617BB8" w:rsidRDefault="006425F6" w:rsidP="00617BB8">
      <w:pPr>
        <w:spacing w:after="240" w:line="480" w:lineRule="auto"/>
        <w:rPr>
          <w:rFonts w:ascii="Rubik" w:hAnsi="Rubik" w:cs="Rubik"/>
          <w:sz w:val="24"/>
          <w:szCs w:val="24"/>
        </w:rPr>
      </w:pPr>
      <w:r w:rsidRPr="00617BB8">
        <w:rPr>
          <w:rFonts w:ascii="Rubik" w:hAnsi="Rubik" w:cs="Rubik"/>
          <w:sz w:val="24"/>
          <w:szCs w:val="24"/>
        </w:rPr>
        <w:t>ALL reviewed collected data, wrote the first draft, and all authors had a critical contribution to improve it through writing and analysis suggestion.</w:t>
      </w:r>
    </w:p>
    <w:p w14:paraId="104ADFDB" w14:textId="77777777" w:rsidR="006425F6" w:rsidRPr="00617BB8" w:rsidRDefault="006425F6" w:rsidP="00617BB8">
      <w:pPr>
        <w:spacing w:after="240" w:line="480" w:lineRule="auto"/>
        <w:rPr>
          <w:rFonts w:ascii="Rubik" w:hAnsi="Rubik" w:cs="Rubik"/>
          <w:sz w:val="24"/>
          <w:szCs w:val="24"/>
        </w:rPr>
      </w:pPr>
    </w:p>
    <w:p w14:paraId="439C6321" w14:textId="5A1ED9EE" w:rsidR="001B6385" w:rsidRPr="00617BB8" w:rsidRDefault="00097EDB" w:rsidP="00617BB8">
      <w:pPr>
        <w:spacing w:after="240" w:line="480" w:lineRule="auto"/>
        <w:rPr>
          <w:rFonts w:ascii="Rubik" w:hAnsi="Rubik" w:cs="Rubik"/>
          <w:sz w:val="24"/>
          <w:szCs w:val="24"/>
        </w:rPr>
      </w:pPr>
      <w:r w:rsidRPr="00617BB8">
        <w:rPr>
          <w:rFonts w:ascii="Rubik" w:hAnsi="Rubik" w:cs="Rubik"/>
          <w:sz w:val="24"/>
          <w:szCs w:val="24"/>
        </w:rPr>
        <w:t>Funding</w:t>
      </w:r>
      <w:r w:rsidR="0017329B" w:rsidRPr="00617BB8">
        <w:rPr>
          <w:rFonts w:ascii="Rubik" w:hAnsi="Rubik" w:cs="Rubik"/>
          <w:sz w:val="24"/>
          <w:szCs w:val="24"/>
        </w:rPr>
        <w:t xml:space="preserve">: </w:t>
      </w:r>
    </w:p>
    <w:p w14:paraId="6193CFA3" w14:textId="6E6B0BB6" w:rsidR="001B6385" w:rsidRPr="00617BB8" w:rsidRDefault="0017329B" w:rsidP="00617BB8">
      <w:pPr>
        <w:spacing w:after="240" w:line="480" w:lineRule="auto"/>
        <w:rPr>
          <w:rFonts w:ascii="Rubik" w:hAnsi="Rubik" w:cs="Rubik"/>
          <w:sz w:val="24"/>
          <w:szCs w:val="24"/>
        </w:rPr>
      </w:pPr>
      <w:r w:rsidRPr="00617BB8">
        <w:rPr>
          <w:rFonts w:ascii="Rubik" w:hAnsi="Rubik" w:cs="Rubik"/>
          <w:sz w:val="24"/>
          <w:szCs w:val="24"/>
        </w:rPr>
        <w:t xml:space="preserve">This study </w:t>
      </w:r>
      <w:r w:rsidR="005412B6" w:rsidRPr="00617BB8">
        <w:rPr>
          <w:rFonts w:ascii="Rubik" w:hAnsi="Rubik" w:cs="Rubik"/>
          <w:sz w:val="24"/>
          <w:szCs w:val="24"/>
        </w:rPr>
        <w:t>was</w:t>
      </w:r>
      <w:r w:rsidRPr="00617BB8">
        <w:rPr>
          <w:rFonts w:ascii="Rubik" w:hAnsi="Rubik" w:cs="Rubik"/>
          <w:sz w:val="24"/>
          <w:szCs w:val="24"/>
        </w:rPr>
        <w:t xml:space="preserve"> granted by </w:t>
      </w:r>
      <w:proofErr w:type="spellStart"/>
      <w:r w:rsidRPr="00617BB8">
        <w:rPr>
          <w:rFonts w:ascii="Rubik" w:hAnsi="Rubik" w:cs="Rubik"/>
          <w:sz w:val="24"/>
          <w:szCs w:val="24"/>
        </w:rPr>
        <w:t>CNPq</w:t>
      </w:r>
      <w:proofErr w:type="spellEnd"/>
      <w:r w:rsidRPr="00617BB8">
        <w:rPr>
          <w:rFonts w:ascii="Rubik" w:hAnsi="Rubik" w:cs="Rubik"/>
          <w:sz w:val="24"/>
          <w:szCs w:val="24"/>
        </w:rPr>
        <w:t xml:space="preserve">. This study is part of the project ‘Brazilian reef systems in the Anthropocene’, from the Brazilian Institute </w:t>
      </w:r>
      <w:r w:rsidRPr="00617BB8">
        <w:rPr>
          <w:rFonts w:ascii="Rubik" w:hAnsi="Rubik" w:cs="Rubik"/>
          <w:i/>
          <w:sz w:val="24"/>
          <w:szCs w:val="24"/>
        </w:rPr>
        <w:t>SINBIOSE</w:t>
      </w:r>
      <w:r w:rsidRPr="00617BB8">
        <w:rPr>
          <w:rFonts w:ascii="Rubik" w:hAnsi="Rubik" w:cs="Rubik"/>
          <w:sz w:val="24"/>
          <w:szCs w:val="24"/>
        </w:rPr>
        <w:t xml:space="preserve">, </w:t>
      </w:r>
      <w:r w:rsidR="00AA2642">
        <w:rPr>
          <w:rFonts w:ascii="Rubik" w:hAnsi="Rubik" w:cs="Rubik"/>
          <w:sz w:val="24"/>
          <w:szCs w:val="24"/>
        </w:rPr>
        <w:t xml:space="preserve">The Brazilian center for </w:t>
      </w:r>
      <w:r w:rsidRPr="00617BB8">
        <w:rPr>
          <w:rFonts w:ascii="Rubik" w:hAnsi="Rubik" w:cs="Rubik"/>
          <w:sz w:val="24"/>
          <w:szCs w:val="24"/>
        </w:rPr>
        <w:t>Synthesis in Biodiversity and Ecosystem Services.</w:t>
      </w:r>
    </w:p>
    <w:p w14:paraId="7E919A92" w14:textId="15157BB5" w:rsidR="001B6385" w:rsidRPr="00617BB8" w:rsidRDefault="0017329B" w:rsidP="00617BB8">
      <w:pPr>
        <w:spacing w:after="240" w:line="480" w:lineRule="auto"/>
        <w:rPr>
          <w:rFonts w:ascii="Rubik" w:hAnsi="Rubik" w:cs="Rubik"/>
          <w:sz w:val="24"/>
          <w:szCs w:val="24"/>
        </w:rPr>
      </w:pPr>
      <w:r w:rsidRPr="00617BB8">
        <w:rPr>
          <w:rFonts w:ascii="Rubik" w:hAnsi="Rubik" w:cs="Rubik"/>
          <w:sz w:val="24"/>
          <w:szCs w:val="24"/>
        </w:rPr>
        <w:t>A</w:t>
      </w:r>
      <w:r w:rsidR="00082220" w:rsidRPr="00617BB8">
        <w:rPr>
          <w:rFonts w:ascii="Rubik" w:hAnsi="Rubik" w:cs="Rubik"/>
          <w:sz w:val="24"/>
          <w:szCs w:val="24"/>
        </w:rPr>
        <w:t xml:space="preserve">ndré </w:t>
      </w:r>
      <w:r w:rsidRPr="00617BB8">
        <w:rPr>
          <w:rFonts w:ascii="Rubik" w:hAnsi="Rubik" w:cs="Rubik"/>
          <w:sz w:val="24"/>
          <w:szCs w:val="24"/>
        </w:rPr>
        <w:t xml:space="preserve">Luza: Process number 152410/2020-1. </w:t>
      </w:r>
    </w:p>
    <w:p w14:paraId="32E3C4A2" w14:textId="0FC474CD" w:rsidR="001B6385" w:rsidRPr="00617BB8" w:rsidRDefault="001B6385" w:rsidP="00617BB8">
      <w:pPr>
        <w:spacing w:after="240" w:line="480" w:lineRule="auto"/>
        <w:rPr>
          <w:rFonts w:ascii="Rubik" w:hAnsi="Rubik" w:cs="Rubik"/>
          <w:sz w:val="24"/>
          <w:szCs w:val="24"/>
        </w:rPr>
      </w:pPr>
    </w:p>
    <w:p w14:paraId="7EC19DBB" w14:textId="64CD1727" w:rsidR="00097EDB" w:rsidRPr="00617BB8" w:rsidRDefault="00097EDB" w:rsidP="00617BB8">
      <w:pPr>
        <w:spacing w:after="240" w:line="480" w:lineRule="auto"/>
        <w:rPr>
          <w:rFonts w:ascii="Rubik" w:hAnsi="Rubik" w:cs="Rubik"/>
          <w:sz w:val="24"/>
          <w:szCs w:val="24"/>
        </w:rPr>
      </w:pPr>
    </w:p>
    <w:p w14:paraId="2AFE15B3" w14:textId="70934865" w:rsidR="00097EDB" w:rsidRPr="00617BB8" w:rsidRDefault="00097EDB" w:rsidP="00617BB8">
      <w:pPr>
        <w:spacing w:after="240" w:line="480" w:lineRule="auto"/>
        <w:rPr>
          <w:rFonts w:ascii="Rubik" w:hAnsi="Rubik" w:cs="Rubik"/>
          <w:sz w:val="24"/>
          <w:szCs w:val="24"/>
        </w:rPr>
      </w:pPr>
    </w:p>
    <w:p w14:paraId="5D4D38C2" w14:textId="7687643B" w:rsidR="00097EDB" w:rsidRPr="00617BB8" w:rsidRDefault="00097EDB" w:rsidP="00617BB8">
      <w:pPr>
        <w:spacing w:after="240" w:line="480" w:lineRule="auto"/>
        <w:rPr>
          <w:rFonts w:ascii="Rubik" w:hAnsi="Rubik" w:cs="Rubik"/>
          <w:sz w:val="24"/>
          <w:szCs w:val="24"/>
        </w:rPr>
      </w:pPr>
    </w:p>
    <w:p w14:paraId="431D3201" w14:textId="390E185B" w:rsidR="00097EDB" w:rsidRDefault="00097EDB" w:rsidP="00617BB8">
      <w:pPr>
        <w:spacing w:after="240" w:line="480" w:lineRule="auto"/>
        <w:rPr>
          <w:rFonts w:ascii="Rubik" w:hAnsi="Rubik" w:cs="Rubik"/>
          <w:sz w:val="24"/>
          <w:szCs w:val="24"/>
        </w:rPr>
      </w:pPr>
    </w:p>
    <w:p w14:paraId="6CC93904" w14:textId="7E9D461C" w:rsidR="00520A36" w:rsidRDefault="00520A36" w:rsidP="00617BB8">
      <w:pPr>
        <w:spacing w:after="240" w:line="480" w:lineRule="auto"/>
        <w:rPr>
          <w:rFonts w:ascii="Rubik" w:hAnsi="Rubik" w:cs="Rubik"/>
          <w:sz w:val="24"/>
          <w:szCs w:val="24"/>
        </w:rPr>
      </w:pPr>
    </w:p>
    <w:p w14:paraId="541B6604" w14:textId="77777777" w:rsidR="00520A36" w:rsidRDefault="00520A36" w:rsidP="00617BB8">
      <w:pPr>
        <w:spacing w:after="240" w:line="480" w:lineRule="auto"/>
        <w:rPr>
          <w:rFonts w:ascii="Rubik" w:hAnsi="Rubik" w:cs="Rubik"/>
          <w:sz w:val="24"/>
          <w:szCs w:val="24"/>
        </w:rPr>
        <w:sectPr w:rsidR="00520A36" w:rsidSect="0058144D">
          <w:pgSz w:w="12240" w:h="15840"/>
          <w:pgMar w:top="1440" w:right="1440" w:bottom="1440" w:left="1440" w:header="720" w:footer="720" w:gutter="0"/>
          <w:pgNumType w:start="1"/>
          <w:cols w:space="720"/>
          <w:docGrid w:linePitch="299"/>
        </w:sectPr>
      </w:pPr>
    </w:p>
    <w:p w14:paraId="66FB3C69" w14:textId="77777777" w:rsidR="001B6385" w:rsidRPr="00617BB8" w:rsidRDefault="0017329B" w:rsidP="00617BB8">
      <w:pPr>
        <w:spacing w:after="240" w:line="480" w:lineRule="auto"/>
        <w:rPr>
          <w:rFonts w:ascii="Rubik" w:hAnsi="Rubik" w:cs="Rubik"/>
          <w:b/>
          <w:sz w:val="24"/>
          <w:szCs w:val="24"/>
        </w:rPr>
      </w:pPr>
      <w:r w:rsidRPr="00617BB8">
        <w:rPr>
          <w:rFonts w:ascii="Rubik" w:hAnsi="Rubik" w:cs="Rubik"/>
          <w:b/>
          <w:sz w:val="24"/>
          <w:szCs w:val="24"/>
        </w:rPr>
        <w:lastRenderedPageBreak/>
        <w:t>Introduction</w:t>
      </w:r>
    </w:p>
    <w:p w14:paraId="63A86C18" w14:textId="06DF61AF" w:rsidR="00DB5A4F" w:rsidRPr="00617BB8" w:rsidRDefault="0017329B" w:rsidP="00ED1179">
      <w:pPr>
        <w:spacing w:after="240" w:line="480" w:lineRule="auto"/>
        <w:rPr>
          <w:rFonts w:ascii="Rubik" w:hAnsi="Rubik" w:cs="Rubik"/>
          <w:sz w:val="24"/>
          <w:szCs w:val="24"/>
        </w:rPr>
      </w:pPr>
      <w:r w:rsidRPr="00617BB8">
        <w:rPr>
          <w:rFonts w:ascii="Rubik" w:hAnsi="Rubik" w:cs="Rubik"/>
          <w:sz w:val="24"/>
          <w:szCs w:val="24"/>
        </w:rPr>
        <w:t xml:space="preserve">Looking nature from the perspective of functional traits has reinvented ecology. The emergence of functional ecology has changed the focus from which species to which ecological process (Dias &amp; </w:t>
      </w:r>
      <w:proofErr w:type="spellStart"/>
      <w:r w:rsidRPr="00617BB8">
        <w:rPr>
          <w:rFonts w:ascii="Rubik" w:hAnsi="Rubik" w:cs="Rubik"/>
          <w:sz w:val="24"/>
          <w:szCs w:val="24"/>
        </w:rPr>
        <w:t>Cabido</w:t>
      </w:r>
      <w:proofErr w:type="spellEnd"/>
      <w:r w:rsidRPr="00617BB8">
        <w:rPr>
          <w:rFonts w:ascii="Rubik" w:hAnsi="Rubik" w:cs="Rubik"/>
          <w:sz w:val="24"/>
          <w:szCs w:val="24"/>
        </w:rPr>
        <w:t xml:space="preserve"> 2001, McGill et al. 2006, </w:t>
      </w:r>
      <w:proofErr w:type="spellStart"/>
      <w:r w:rsidRPr="00617BB8">
        <w:rPr>
          <w:rFonts w:ascii="Rubik" w:hAnsi="Rubik" w:cs="Rubik"/>
          <w:sz w:val="24"/>
          <w:szCs w:val="24"/>
        </w:rPr>
        <w:t>Violle</w:t>
      </w:r>
      <w:proofErr w:type="spellEnd"/>
      <w:r w:rsidRPr="00617BB8">
        <w:rPr>
          <w:rFonts w:ascii="Rubik" w:hAnsi="Rubik" w:cs="Rubik"/>
          <w:sz w:val="24"/>
          <w:szCs w:val="24"/>
        </w:rPr>
        <w:t xml:space="preserve"> et al. 2007, 2012, Diaz et al. 2016; Bellwood et al. 201</w:t>
      </w:r>
      <w:r w:rsidR="009D57A2" w:rsidRPr="00617BB8">
        <w:rPr>
          <w:rFonts w:ascii="Rubik" w:hAnsi="Rubik" w:cs="Rubik"/>
          <w:sz w:val="24"/>
          <w:szCs w:val="24"/>
        </w:rPr>
        <w:t>9</w:t>
      </w:r>
      <w:r w:rsidRPr="00617BB8">
        <w:rPr>
          <w:rFonts w:ascii="Rubik" w:hAnsi="Rubik" w:cs="Rubik"/>
          <w:sz w:val="24"/>
          <w:szCs w:val="24"/>
        </w:rPr>
        <w:t xml:space="preserve">). </w:t>
      </w:r>
      <w:r w:rsidR="00622ED6">
        <w:rPr>
          <w:rFonts w:ascii="Rubik" w:hAnsi="Rubik" w:cs="Rubik"/>
          <w:sz w:val="24"/>
          <w:szCs w:val="24"/>
        </w:rPr>
        <w:t xml:space="preserve">Functional ecology </w:t>
      </w:r>
      <w:r w:rsidRPr="00617BB8">
        <w:rPr>
          <w:rFonts w:ascii="Rubik" w:hAnsi="Rubik" w:cs="Rubik"/>
          <w:sz w:val="24"/>
          <w:szCs w:val="24"/>
        </w:rPr>
        <w:t xml:space="preserve">has </w:t>
      </w:r>
      <w:r w:rsidR="00622ED6">
        <w:rPr>
          <w:rFonts w:ascii="Rubik" w:hAnsi="Rubik" w:cs="Rubik"/>
          <w:sz w:val="24"/>
          <w:szCs w:val="24"/>
        </w:rPr>
        <w:t xml:space="preserve">generally </w:t>
      </w:r>
      <w:r w:rsidRPr="00617BB8">
        <w:rPr>
          <w:rFonts w:ascii="Rubik" w:hAnsi="Rubik" w:cs="Rubik"/>
          <w:sz w:val="24"/>
          <w:szCs w:val="24"/>
        </w:rPr>
        <w:t>contributed to the understanding of processes underlying species distribution (</w:t>
      </w:r>
      <w:proofErr w:type="spellStart"/>
      <w:r w:rsidRPr="00617BB8">
        <w:rPr>
          <w:rFonts w:ascii="Rubik" w:hAnsi="Rubik" w:cs="Rubik"/>
          <w:sz w:val="24"/>
          <w:szCs w:val="24"/>
        </w:rPr>
        <w:t>Pavoine</w:t>
      </w:r>
      <w:proofErr w:type="spellEnd"/>
      <w:r w:rsidRPr="00617BB8">
        <w:rPr>
          <w:rFonts w:ascii="Rubik" w:hAnsi="Rubik" w:cs="Rubik"/>
          <w:sz w:val="24"/>
          <w:szCs w:val="24"/>
        </w:rPr>
        <w:t xml:space="preserve"> &amp; Bonsall 2011, </w:t>
      </w:r>
      <w:proofErr w:type="spellStart"/>
      <w:r w:rsidRPr="00617BB8">
        <w:rPr>
          <w:rFonts w:ascii="Rubik" w:hAnsi="Rubik" w:cs="Rubik"/>
          <w:sz w:val="24"/>
          <w:szCs w:val="24"/>
        </w:rPr>
        <w:t>Pausas</w:t>
      </w:r>
      <w:proofErr w:type="spellEnd"/>
      <w:r w:rsidRPr="00617BB8">
        <w:rPr>
          <w:rFonts w:ascii="Rubik" w:hAnsi="Rubik" w:cs="Rubik"/>
          <w:sz w:val="24"/>
          <w:szCs w:val="24"/>
        </w:rPr>
        <w:t xml:space="preserve"> &amp; </w:t>
      </w:r>
      <w:proofErr w:type="spellStart"/>
      <w:r w:rsidRPr="00617BB8">
        <w:rPr>
          <w:rFonts w:ascii="Rubik" w:hAnsi="Rubik" w:cs="Rubik"/>
          <w:sz w:val="24"/>
          <w:szCs w:val="24"/>
        </w:rPr>
        <w:t>Verdú</w:t>
      </w:r>
      <w:proofErr w:type="spellEnd"/>
      <w:r w:rsidRPr="00617BB8">
        <w:rPr>
          <w:rFonts w:ascii="Rubik" w:hAnsi="Rubik" w:cs="Rubik"/>
          <w:sz w:val="24"/>
          <w:szCs w:val="24"/>
        </w:rPr>
        <w:t xml:space="preserve"> 2010) and diversification (</w:t>
      </w:r>
      <w:proofErr w:type="spellStart"/>
      <w:r w:rsidRPr="00617BB8">
        <w:rPr>
          <w:rFonts w:ascii="Rubik" w:hAnsi="Rubik" w:cs="Rubik"/>
          <w:sz w:val="24"/>
          <w:szCs w:val="24"/>
        </w:rPr>
        <w:t>Floeter</w:t>
      </w:r>
      <w:proofErr w:type="spellEnd"/>
      <w:r w:rsidRPr="00617BB8">
        <w:rPr>
          <w:rFonts w:ascii="Rubik" w:hAnsi="Rubik" w:cs="Rubik"/>
          <w:sz w:val="24"/>
          <w:szCs w:val="24"/>
        </w:rPr>
        <w:t xml:space="preserve"> et al. 2018, Siqueira et al. 20</w:t>
      </w:r>
      <w:r w:rsidR="00431F2E">
        <w:rPr>
          <w:rFonts w:ascii="Rubik" w:hAnsi="Rubik" w:cs="Rubik"/>
          <w:sz w:val="24"/>
          <w:szCs w:val="24"/>
        </w:rPr>
        <w:t>20</w:t>
      </w:r>
      <w:r w:rsidRPr="00617BB8">
        <w:rPr>
          <w:rFonts w:ascii="Rubik" w:hAnsi="Rubik" w:cs="Rubik"/>
          <w:sz w:val="24"/>
          <w:szCs w:val="24"/>
        </w:rPr>
        <w:t>), the strength of species coupling into food webs (</w:t>
      </w:r>
      <w:proofErr w:type="spellStart"/>
      <w:r w:rsidRPr="00617BB8">
        <w:rPr>
          <w:rFonts w:ascii="Rubik" w:hAnsi="Rubik" w:cs="Rubik"/>
          <w:sz w:val="24"/>
          <w:szCs w:val="24"/>
        </w:rPr>
        <w:t>Bugoni</w:t>
      </w:r>
      <w:proofErr w:type="spellEnd"/>
      <w:r w:rsidRPr="00617BB8">
        <w:rPr>
          <w:rFonts w:ascii="Rubik" w:hAnsi="Rubik" w:cs="Rubik"/>
          <w:sz w:val="24"/>
          <w:szCs w:val="24"/>
        </w:rPr>
        <w:t xml:space="preserve"> et al. 2020), </w:t>
      </w:r>
      <w:r w:rsidR="00622ED6">
        <w:rPr>
          <w:rFonts w:ascii="Rubik" w:hAnsi="Rubik" w:cs="Rubik"/>
          <w:sz w:val="24"/>
          <w:szCs w:val="24"/>
        </w:rPr>
        <w:t xml:space="preserve">and </w:t>
      </w:r>
      <w:r w:rsidRPr="00617BB8">
        <w:rPr>
          <w:rFonts w:ascii="Rubik" w:hAnsi="Rubik" w:cs="Rubik"/>
          <w:sz w:val="24"/>
          <w:szCs w:val="24"/>
        </w:rPr>
        <w:t>the contribution of individuals and species to community structure (</w:t>
      </w:r>
      <w:proofErr w:type="spellStart"/>
      <w:r w:rsidRPr="00617BB8">
        <w:rPr>
          <w:rFonts w:ascii="Rubik" w:hAnsi="Rubik" w:cs="Rubik"/>
          <w:sz w:val="24"/>
          <w:szCs w:val="24"/>
        </w:rPr>
        <w:t>Violle</w:t>
      </w:r>
      <w:proofErr w:type="spellEnd"/>
      <w:r w:rsidRPr="00617BB8">
        <w:rPr>
          <w:rFonts w:ascii="Rubik" w:hAnsi="Rubik" w:cs="Rubik"/>
          <w:sz w:val="24"/>
          <w:szCs w:val="24"/>
        </w:rPr>
        <w:t xml:space="preserve"> et al. 2007, 2012, Diaz et al. 2016, Cooke et al. 2019, Pimiento et al. 2020</w:t>
      </w:r>
      <w:r w:rsidR="005D46ED" w:rsidRPr="00617BB8">
        <w:rPr>
          <w:rFonts w:ascii="Rubik" w:hAnsi="Rubik" w:cs="Rubik"/>
          <w:sz w:val="24"/>
          <w:szCs w:val="24"/>
        </w:rPr>
        <w:t xml:space="preserve">, </w:t>
      </w:r>
      <w:proofErr w:type="spellStart"/>
      <w:r w:rsidR="005D46ED" w:rsidRPr="00617BB8">
        <w:rPr>
          <w:rFonts w:ascii="Rubik" w:hAnsi="Rubik" w:cs="Rubik"/>
          <w:sz w:val="24"/>
          <w:szCs w:val="24"/>
        </w:rPr>
        <w:t>Cianciaruso</w:t>
      </w:r>
      <w:proofErr w:type="spellEnd"/>
      <w:r w:rsidR="006425F6" w:rsidRPr="00617BB8">
        <w:rPr>
          <w:rFonts w:ascii="Rubik" w:hAnsi="Rubik" w:cs="Rubik"/>
          <w:sz w:val="24"/>
          <w:szCs w:val="24"/>
        </w:rPr>
        <w:t xml:space="preserve"> et al. 2009</w:t>
      </w:r>
      <w:r w:rsidRPr="00617BB8">
        <w:rPr>
          <w:rFonts w:ascii="Rubik" w:hAnsi="Rubik" w:cs="Rubik"/>
          <w:sz w:val="24"/>
          <w:szCs w:val="24"/>
        </w:rPr>
        <w:t>)</w:t>
      </w:r>
      <w:r w:rsidR="00DB5A4F" w:rsidRPr="00617BB8">
        <w:rPr>
          <w:rFonts w:ascii="Rubik" w:hAnsi="Rubik" w:cs="Rubik"/>
          <w:sz w:val="24"/>
          <w:szCs w:val="24"/>
        </w:rPr>
        <w:t xml:space="preserve">. </w:t>
      </w:r>
      <w:r w:rsidRPr="00617BB8">
        <w:rPr>
          <w:rFonts w:ascii="Rubik" w:hAnsi="Rubik" w:cs="Rubik"/>
          <w:sz w:val="24"/>
          <w:szCs w:val="24"/>
        </w:rPr>
        <w:t xml:space="preserve">Beyond these </w:t>
      </w:r>
      <w:r w:rsidR="00ED1179">
        <w:rPr>
          <w:rFonts w:ascii="Rubik" w:hAnsi="Rubik" w:cs="Rubik"/>
          <w:sz w:val="24"/>
          <w:szCs w:val="24"/>
        </w:rPr>
        <w:t>topics</w:t>
      </w:r>
      <w:r w:rsidRPr="00617BB8">
        <w:rPr>
          <w:rFonts w:ascii="Rubik" w:hAnsi="Rubik" w:cs="Rubik"/>
          <w:sz w:val="24"/>
          <w:szCs w:val="24"/>
        </w:rPr>
        <w:t>, functional ecology ha</w:t>
      </w:r>
      <w:r w:rsidR="00EE091D" w:rsidRPr="00617BB8">
        <w:rPr>
          <w:rFonts w:ascii="Rubik" w:hAnsi="Rubik" w:cs="Rubik"/>
          <w:sz w:val="24"/>
          <w:szCs w:val="24"/>
        </w:rPr>
        <w:t xml:space="preserve">s </w:t>
      </w:r>
      <w:r w:rsidR="00622ED6" w:rsidRPr="00617BB8">
        <w:rPr>
          <w:rFonts w:ascii="Rubik" w:hAnsi="Rubik" w:cs="Rubik"/>
          <w:sz w:val="24"/>
          <w:szCs w:val="24"/>
        </w:rPr>
        <w:t>reveal</w:t>
      </w:r>
      <w:r w:rsidR="00622ED6">
        <w:rPr>
          <w:rFonts w:ascii="Rubik" w:hAnsi="Rubik" w:cs="Rubik"/>
          <w:sz w:val="24"/>
          <w:szCs w:val="24"/>
        </w:rPr>
        <w:t>ed</w:t>
      </w:r>
      <w:r w:rsidR="00622ED6" w:rsidRPr="00617BB8">
        <w:rPr>
          <w:rFonts w:ascii="Rubik" w:hAnsi="Rubik" w:cs="Rubik"/>
          <w:sz w:val="24"/>
          <w:szCs w:val="24"/>
        </w:rPr>
        <w:t xml:space="preserve"> the biology behind extinction threat </w:t>
      </w:r>
      <w:r w:rsidR="00ED1179">
        <w:rPr>
          <w:rFonts w:ascii="Rubik" w:hAnsi="Rubik" w:cs="Rubik"/>
          <w:sz w:val="24"/>
          <w:szCs w:val="24"/>
        </w:rPr>
        <w:t xml:space="preserve">on </w:t>
      </w:r>
      <w:r w:rsidR="00622ED6" w:rsidRPr="00617BB8">
        <w:rPr>
          <w:rFonts w:ascii="Rubik" w:hAnsi="Rubik" w:cs="Rubik"/>
          <w:sz w:val="24"/>
          <w:szCs w:val="24"/>
        </w:rPr>
        <w:t>ecological network</w:t>
      </w:r>
      <w:r w:rsidR="00ED1179">
        <w:rPr>
          <w:rFonts w:ascii="Rubik" w:hAnsi="Rubik" w:cs="Rubik"/>
          <w:sz w:val="24"/>
          <w:szCs w:val="24"/>
        </w:rPr>
        <w:t>s</w:t>
      </w:r>
      <w:r w:rsidR="00622ED6" w:rsidRPr="00617BB8">
        <w:rPr>
          <w:rFonts w:ascii="Rubik" w:hAnsi="Rubik" w:cs="Rubik"/>
          <w:sz w:val="24"/>
          <w:szCs w:val="24"/>
        </w:rPr>
        <w:t xml:space="preserve"> (</w:t>
      </w:r>
      <w:proofErr w:type="spellStart"/>
      <w:r w:rsidR="00622ED6" w:rsidRPr="00617BB8">
        <w:rPr>
          <w:rFonts w:ascii="Rubik" w:hAnsi="Rubik" w:cs="Rubik"/>
          <w:sz w:val="24"/>
          <w:szCs w:val="24"/>
        </w:rPr>
        <w:t>Bastazini</w:t>
      </w:r>
      <w:proofErr w:type="spellEnd"/>
      <w:r w:rsidR="00622ED6" w:rsidRPr="00617BB8">
        <w:rPr>
          <w:rFonts w:ascii="Rubik" w:hAnsi="Rubik" w:cs="Rubik"/>
          <w:sz w:val="24"/>
          <w:szCs w:val="24"/>
        </w:rPr>
        <w:t xml:space="preserve"> et al. 2018) and </w:t>
      </w:r>
      <w:r w:rsidR="00ED1179">
        <w:rPr>
          <w:rFonts w:ascii="Rubik" w:hAnsi="Rubik" w:cs="Rubik"/>
          <w:sz w:val="24"/>
          <w:szCs w:val="24"/>
        </w:rPr>
        <w:t>ecological communities</w:t>
      </w:r>
      <w:r w:rsidR="00622ED6" w:rsidRPr="00617BB8">
        <w:rPr>
          <w:rFonts w:ascii="Rubik" w:hAnsi="Rubik" w:cs="Rubik"/>
          <w:sz w:val="24"/>
          <w:szCs w:val="24"/>
        </w:rPr>
        <w:t xml:space="preserve"> (Cooke et al. 2019, 2020, Pimiento et al. 2020, Brodie et al. 2021, Carmona et al. 2021, </w:t>
      </w:r>
      <w:proofErr w:type="spellStart"/>
      <w:r w:rsidR="00622ED6" w:rsidRPr="00617BB8">
        <w:rPr>
          <w:rFonts w:ascii="Rubik" w:hAnsi="Rubik" w:cs="Rubik"/>
          <w:sz w:val="24"/>
          <w:szCs w:val="24"/>
        </w:rPr>
        <w:t>Cerreta</w:t>
      </w:r>
      <w:proofErr w:type="spellEnd"/>
      <w:r w:rsidR="00622ED6" w:rsidRPr="00617BB8">
        <w:rPr>
          <w:rFonts w:ascii="Rubik" w:hAnsi="Rubik" w:cs="Rubik"/>
          <w:sz w:val="24"/>
          <w:szCs w:val="24"/>
        </w:rPr>
        <w:t xml:space="preserve"> et al. 2020)</w:t>
      </w:r>
      <w:r w:rsidR="00622ED6">
        <w:rPr>
          <w:rFonts w:ascii="Rubik" w:hAnsi="Rubik" w:cs="Rubik"/>
          <w:sz w:val="24"/>
          <w:szCs w:val="24"/>
        </w:rPr>
        <w:t xml:space="preserve">, with </w:t>
      </w:r>
      <w:r w:rsidR="00ED1179">
        <w:rPr>
          <w:rFonts w:ascii="Rubik" w:hAnsi="Rubik" w:cs="Rubik"/>
          <w:sz w:val="24"/>
          <w:szCs w:val="24"/>
        </w:rPr>
        <w:t xml:space="preserve">great </w:t>
      </w:r>
      <w:r w:rsidR="00431F2E">
        <w:rPr>
          <w:rFonts w:ascii="Rubik" w:hAnsi="Rubik" w:cs="Rubik"/>
          <w:sz w:val="24"/>
          <w:szCs w:val="24"/>
        </w:rPr>
        <w:t>potential to be</w:t>
      </w:r>
      <w:r w:rsidR="00EE091D" w:rsidRPr="00617BB8">
        <w:rPr>
          <w:rFonts w:ascii="Rubik" w:hAnsi="Rubik" w:cs="Rubik"/>
          <w:sz w:val="24"/>
          <w:szCs w:val="24"/>
        </w:rPr>
        <w:t xml:space="preserve"> </w:t>
      </w:r>
      <w:r w:rsidR="00AA2642">
        <w:rPr>
          <w:rFonts w:ascii="Rubik" w:hAnsi="Rubik" w:cs="Rubik"/>
          <w:sz w:val="24"/>
          <w:szCs w:val="24"/>
        </w:rPr>
        <w:t xml:space="preserve">used in </w:t>
      </w:r>
      <w:r w:rsidR="00243AF5" w:rsidRPr="00617BB8">
        <w:rPr>
          <w:rFonts w:ascii="Rubik" w:hAnsi="Rubik" w:cs="Rubik"/>
          <w:sz w:val="24"/>
          <w:szCs w:val="24"/>
        </w:rPr>
        <w:t>conservation (</w:t>
      </w:r>
      <w:proofErr w:type="spellStart"/>
      <w:r w:rsidR="00243AF5" w:rsidRPr="00617BB8">
        <w:rPr>
          <w:rFonts w:ascii="Rubik" w:hAnsi="Rubik" w:cs="Rubik"/>
          <w:sz w:val="24"/>
          <w:szCs w:val="24"/>
        </w:rPr>
        <w:t>Miatta</w:t>
      </w:r>
      <w:proofErr w:type="spellEnd"/>
      <w:r w:rsidR="00243AF5" w:rsidRPr="00617BB8">
        <w:rPr>
          <w:rFonts w:ascii="Rubik" w:hAnsi="Rubik" w:cs="Rubik"/>
          <w:sz w:val="24"/>
          <w:szCs w:val="24"/>
        </w:rPr>
        <w:t xml:space="preserve"> et al. 2021)</w:t>
      </w:r>
      <w:r w:rsidR="006425F6" w:rsidRPr="00617BB8">
        <w:rPr>
          <w:rFonts w:ascii="Rubik" w:hAnsi="Rubik" w:cs="Rubik"/>
          <w:sz w:val="24"/>
          <w:szCs w:val="24"/>
        </w:rPr>
        <w:t xml:space="preserve"> and restoration proposes (Carlucci et al. 2020)</w:t>
      </w:r>
      <w:r w:rsidRPr="00617BB8">
        <w:rPr>
          <w:rFonts w:ascii="Rubik" w:hAnsi="Rubik" w:cs="Rubik"/>
          <w:sz w:val="24"/>
          <w:szCs w:val="24"/>
        </w:rPr>
        <w:t xml:space="preserve">. </w:t>
      </w:r>
      <w:r w:rsidR="00DB5A4F" w:rsidRPr="00617BB8">
        <w:rPr>
          <w:rFonts w:ascii="Rubik" w:hAnsi="Rubik" w:cs="Rubik"/>
          <w:sz w:val="24"/>
          <w:szCs w:val="24"/>
        </w:rPr>
        <w:t>Although f</w:t>
      </w:r>
      <w:r w:rsidRPr="00617BB8">
        <w:rPr>
          <w:rFonts w:ascii="Rubik" w:hAnsi="Rubik" w:cs="Rubik"/>
          <w:sz w:val="24"/>
          <w:szCs w:val="24"/>
        </w:rPr>
        <w:t xml:space="preserve">unctional ecology has </w:t>
      </w:r>
      <w:r w:rsidR="0002100A" w:rsidRPr="00617BB8">
        <w:rPr>
          <w:rFonts w:ascii="Rubik" w:hAnsi="Rubik" w:cs="Rubik"/>
          <w:sz w:val="24"/>
          <w:szCs w:val="24"/>
        </w:rPr>
        <w:t xml:space="preserve">clearly </w:t>
      </w:r>
      <w:r w:rsidRPr="00617BB8">
        <w:rPr>
          <w:rFonts w:ascii="Rubik" w:hAnsi="Rubik" w:cs="Rubik"/>
          <w:sz w:val="24"/>
          <w:szCs w:val="24"/>
        </w:rPr>
        <w:t>brought new perspectives and questions to ecology (McGill et al. 2006</w:t>
      </w:r>
      <w:r w:rsidR="009D514B" w:rsidRPr="00617BB8">
        <w:rPr>
          <w:rFonts w:ascii="Rubik" w:hAnsi="Rubik" w:cs="Rubik"/>
          <w:sz w:val="24"/>
          <w:szCs w:val="24"/>
        </w:rPr>
        <w:t xml:space="preserve">, </w:t>
      </w:r>
      <w:proofErr w:type="spellStart"/>
      <w:r w:rsidR="009D514B" w:rsidRPr="00617BB8">
        <w:rPr>
          <w:rFonts w:ascii="Rubik" w:hAnsi="Rubik" w:cs="Rubik"/>
          <w:sz w:val="24"/>
          <w:szCs w:val="24"/>
        </w:rPr>
        <w:t>Mouillot</w:t>
      </w:r>
      <w:proofErr w:type="spellEnd"/>
      <w:r w:rsidR="009D514B" w:rsidRPr="00617BB8">
        <w:rPr>
          <w:rFonts w:ascii="Rubik" w:hAnsi="Rubik" w:cs="Rubik"/>
          <w:sz w:val="24"/>
          <w:szCs w:val="24"/>
        </w:rPr>
        <w:t xml:space="preserve"> et al. 2013</w:t>
      </w:r>
      <w:r w:rsidRPr="00617BB8">
        <w:rPr>
          <w:rFonts w:ascii="Rubik" w:hAnsi="Rubik" w:cs="Rubik"/>
          <w:sz w:val="24"/>
          <w:szCs w:val="24"/>
        </w:rPr>
        <w:t>)</w:t>
      </w:r>
      <w:r w:rsidR="00DB5A4F" w:rsidRPr="00617BB8">
        <w:rPr>
          <w:rFonts w:ascii="Rubik" w:hAnsi="Rubik" w:cs="Rubik"/>
          <w:sz w:val="24"/>
          <w:szCs w:val="24"/>
        </w:rPr>
        <w:t>, a major difficulty still remains: to effectively cross the boundaries imposed by taxonomy</w:t>
      </w:r>
      <w:r w:rsidR="00980D86">
        <w:rPr>
          <w:rFonts w:ascii="Rubik" w:hAnsi="Rubik" w:cs="Rubik"/>
          <w:sz w:val="24"/>
          <w:szCs w:val="24"/>
        </w:rPr>
        <w:t xml:space="preserve"> (Aubin et al. </w:t>
      </w:r>
      <w:commentRangeStart w:id="0"/>
      <w:r w:rsidR="00980D86">
        <w:rPr>
          <w:rFonts w:ascii="Rubik" w:hAnsi="Rubik" w:cs="Rubik"/>
          <w:sz w:val="24"/>
          <w:szCs w:val="24"/>
        </w:rPr>
        <w:t>2013</w:t>
      </w:r>
      <w:commentRangeEnd w:id="0"/>
      <w:r w:rsidR="00980D86">
        <w:rPr>
          <w:rStyle w:val="Refdecomentrio"/>
        </w:rPr>
        <w:commentReference w:id="0"/>
      </w:r>
      <w:r w:rsidR="00980D86">
        <w:rPr>
          <w:rFonts w:ascii="Rubik" w:hAnsi="Rubik" w:cs="Rubik"/>
          <w:sz w:val="24"/>
          <w:szCs w:val="24"/>
        </w:rPr>
        <w:t>)</w:t>
      </w:r>
      <w:r w:rsidR="00DB5A4F" w:rsidRPr="00617BB8">
        <w:rPr>
          <w:rFonts w:ascii="Rubik" w:hAnsi="Rubik" w:cs="Rubik"/>
          <w:sz w:val="24"/>
          <w:szCs w:val="24"/>
        </w:rPr>
        <w:t>.</w:t>
      </w:r>
      <w:r w:rsidRPr="00617BB8">
        <w:rPr>
          <w:rFonts w:ascii="Rubik" w:hAnsi="Rubik" w:cs="Rubik"/>
          <w:sz w:val="24"/>
          <w:szCs w:val="24"/>
        </w:rPr>
        <w:t xml:space="preserve"> </w:t>
      </w:r>
      <w:r w:rsidR="00DB5A4F" w:rsidRPr="00617BB8">
        <w:rPr>
          <w:rFonts w:ascii="Rubik" w:hAnsi="Rubik" w:cs="Rubik"/>
          <w:sz w:val="24"/>
          <w:szCs w:val="24"/>
        </w:rPr>
        <w:t xml:space="preserve">Although the field </w:t>
      </w:r>
      <w:r w:rsidR="00431F2E">
        <w:rPr>
          <w:rFonts w:ascii="Rubik" w:hAnsi="Rubik" w:cs="Rubik"/>
          <w:sz w:val="24"/>
          <w:szCs w:val="24"/>
        </w:rPr>
        <w:t xml:space="preserve">of functional ecology </w:t>
      </w:r>
      <w:r w:rsidR="00DB5A4F" w:rsidRPr="00617BB8">
        <w:rPr>
          <w:rFonts w:ascii="Rubik" w:hAnsi="Rubik" w:cs="Rubik"/>
          <w:sz w:val="24"/>
          <w:szCs w:val="24"/>
        </w:rPr>
        <w:t xml:space="preserve">is intended to </w:t>
      </w:r>
      <w:r w:rsidR="00064CBE">
        <w:rPr>
          <w:rFonts w:ascii="Rubik" w:hAnsi="Rubik" w:cs="Rubik"/>
          <w:sz w:val="24"/>
          <w:szCs w:val="24"/>
        </w:rPr>
        <w:t>use</w:t>
      </w:r>
      <w:r w:rsidR="00DB5A4F" w:rsidRPr="00617BB8">
        <w:rPr>
          <w:rFonts w:ascii="Rubik" w:hAnsi="Rubik" w:cs="Rubik"/>
          <w:sz w:val="24"/>
          <w:szCs w:val="24"/>
        </w:rPr>
        <w:t xml:space="preserve"> a ‘taxon-free approach’ (e.g., </w:t>
      </w:r>
      <w:proofErr w:type="spellStart"/>
      <w:r w:rsidR="00DB5A4F" w:rsidRPr="00617BB8">
        <w:rPr>
          <w:rFonts w:ascii="Rubik" w:hAnsi="Rubik" w:cs="Rubik"/>
          <w:sz w:val="24"/>
          <w:szCs w:val="24"/>
        </w:rPr>
        <w:t>Lavorel</w:t>
      </w:r>
      <w:proofErr w:type="spellEnd"/>
      <w:r w:rsidR="00DB5A4F" w:rsidRPr="00617BB8">
        <w:rPr>
          <w:rFonts w:ascii="Rubik" w:hAnsi="Rubik" w:cs="Rubik"/>
          <w:sz w:val="24"/>
          <w:szCs w:val="24"/>
        </w:rPr>
        <w:t xml:space="preserve"> et al. 2008), </w:t>
      </w:r>
      <w:r w:rsidR="00ED1179">
        <w:rPr>
          <w:rFonts w:ascii="Rubik" w:hAnsi="Rubik" w:cs="Rubik"/>
          <w:sz w:val="24"/>
          <w:szCs w:val="24"/>
        </w:rPr>
        <w:t xml:space="preserve">questions </w:t>
      </w:r>
      <w:r w:rsidR="0086688B">
        <w:rPr>
          <w:rFonts w:ascii="Rubik" w:hAnsi="Rubik" w:cs="Rubik"/>
          <w:sz w:val="24"/>
          <w:szCs w:val="24"/>
        </w:rPr>
        <w:t xml:space="preserve">such </w:t>
      </w:r>
      <w:r w:rsidR="00ED1179">
        <w:rPr>
          <w:rFonts w:ascii="Rubik" w:hAnsi="Rubik" w:cs="Rubik"/>
          <w:sz w:val="24"/>
          <w:szCs w:val="24"/>
        </w:rPr>
        <w:t xml:space="preserve">as </w:t>
      </w:r>
      <w:r w:rsidR="0086688B">
        <w:rPr>
          <w:rFonts w:ascii="Rubik" w:hAnsi="Rubik" w:cs="Rubik"/>
          <w:sz w:val="24"/>
          <w:szCs w:val="24"/>
        </w:rPr>
        <w:t>‘</w:t>
      </w:r>
      <w:r w:rsidR="003D3F1C" w:rsidRPr="00617BB8">
        <w:rPr>
          <w:rFonts w:ascii="Rubik" w:hAnsi="Rubik" w:cs="Rubik"/>
          <w:sz w:val="24"/>
          <w:szCs w:val="24"/>
        </w:rPr>
        <w:t>how frequently research in functional ecology crosses taxonomic barriers</w:t>
      </w:r>
      <w:r w:rsidR="0086688B">
        <w:rPr>
          <w:rFonts w:ascii="Rubik" w:hAnsi="Rubik" w:cs="Rubik"/>
          <w:sz w:val="24"/>
          <w:szCs w:val="24"/>
        </w:rPr>
        <w:t>’</w:t>
      </w:r>
      <w:r w:rsidR="003D3F1C" w:rsidRPr="00617BB8">
        <w:rPr>
          <w:rFonts w:ascii="Rubik" w:hAnsi="Rubik" w:cs="Rubik"/>
          <w:sz w:val="24"/>
          <w:szCs w:val="24"/>
        </w:rPr>
        <w:t xml:space="preserve"> and </w:t>
      </w:r>
      <w:r w:rsidR="0086688B">
        <w:rPr>
          <w:rFonts w:ascii="Rubik" w:hAnsi="Rubik" w:cs="Rubik"/>
          <w:sz w:val="24"/>
          <w:szCs w:val="24"/>
        </w:rPr>
        <w:t>‘</w:t>
      </w:r>
      <w:r w:rsidR="003D3F1C" w:rsidRPr="00617BB8">
        <w:rPr>
          <w:rFonts w:ascii="Rubik" w:hAnsi="Rubik" w:cs="Rubik"/>
          <w:sz w:val="24"/>
          <w:szCs w:val="24"/>
        </w:rPr>
        <w:t xml:space="preserve">what types of approaches and traits are used when these </w:t>
      </w:r>
      <w:r w:rsidR="00DA19A6">
        <w:rPr>
          <w:rFonts w:ascii="Rubik" w:hAnsi="Rubik" w:cs="Rubik"/>
          <w:sz w:val="24"/>
          <w:szCs w:val="24"/>
        </w:rPr>
        <w:t>barriers</w:t>
      </w:r>
      <w:r w:rsidR="003D3F1C" w:rsidRPr="00617BB8">
        <w:rPr>
          <w:rFonts w:ascii="Rubik" w:hAnsi="Rubik" w:cs="Rubik"/>
          <w:sz w:val="24"/>
          <w:szCs w:val="24"/>
        </w:rPr>
        <w:t xml:space="preserve"> are overcome</w:t>
      </w:r>
      <w:r w:rsidR="0086688B">
        <w:rPr>
          <w:rFonts w:ascii="Rubik" w:hAnsi="Rubik" w:cs="Rubik"/>
          <w:sz w:val="24"/>
          <w:szCs w:val="24"/>
        </w:rPr>
        <w:t>’</w:t>
      </w:r>
      <w:r w:rsidR="00ED1179">
        <w:rPr>
          <w:rFonts w:ascii="Rubik" w:hAnsi="Rubik" w:cs="Rubik"/>
          <w:sz w:val="24"/>
          <w:szCs w:val="24"/>
        </w:rPr>
        <w:t xml:space="preserve"> remain </w:t>
      </w:r>
      <w:r w:rsidR="00980D86">
        <w:rPr>
          <w:rFonts w:ascii="Rubik" w:hAnsi="Rubik" w:cs="Rubik"/>
          <w:sz w:val="24"/>
          <w:szCs w:val="24"/>
        </w:rPr>
        <w:t xml:space="preserve">virtually </w:t>
      </w:r>
      <w:commentRangeStart w:id="1"/>
      <w:r w:rsidR="00ED1179">
        <w:rPr>
          <w:rFonts w:ascii="Rubik" w:hAnsi="Rubik" w:cs="Rubik"/>
          <w:sz w:val="24"/>
          <w:szCs w:val="24"/>
        </w:rPr>
        <w:t>unanswered</w:t>
      </w:r>
      <w:commentRangeEnd w:id="1"/>
      <w:r w:rsidR="00ED1179">
        <w:rPr>
          <w:rStyle w:val="Refdecomentrio"/>
        </w:rPr>
        <w:commentReference w:id="1"/>
      </w:r>
      <w:r w:rsidR="003D3F1C" w:rsidRPr="00617BB8">
        <w:rPr>
          <w:rFonts w:ascii="Rubik" w:hAnsi="Rubik" w:cs="Rubik"/>
          <w:sz w:val="24"/>
          <w:szCs w:val="24"/>
        </w:rPr>
        <w:t>.</w:t>
      </w:r>
    </w:p>
    <w:p w14:paraId="34DFEBA3" w14:textId="19863A84" w:rsidR="001B6385" w:rsidRPr="00617BB8" w:rsidRDefault="003D3F1C" w:rsidP="00A50A18">
      <w:pPr>
        <w:spacing w:after="240" w:line="480" w:lineRule="auto"/>
        <w:ind w:firstLine="720"/>
        <w:rPr>
          <w:rFonts w:ascii="Rubik" w:hAnsi="Rubik" w:cs="Rubik"/>
          <w:sz w:val="24"/>
          <w:szCs w:val="24"/>
        </w:rPr>
      </w:pPr>
      <w:r w:rsidRPr="00617BB8">
        <w:rPr>
          <w:rFonts w:ascii="Rubik" w:hAnsi="Rubik" w:cs="Rubik"/>
          <w:sz w:val="24"/>
          <w:szCs w:val="24"/>
        </w:rPr>
        <w:lastRenderedPageBreak/>
        <w:t xml:space="preserve">Taking a step forward to fill this gap, </w:t>
      </w:r>
      <w:r w:rsidR="0017329B" w:rsidRPr="00617BB8">
        <w:rPr>
          <w:rFonts w:ascii="Rubik" w:hAnsi="Rubik" w:cs="Rubik"/>
          <w:sz w:val="24"/>
          <w:szCs w:val="24"/>
        </w:rPr>
        <w:t>Weiss &amp; Ray (2019) recently brought to</w:t>
      </w:r>
      <w:r w:rsidR="005D46ED" w:rsidRPr="00617BB8">
        <w:rPr>
          <w:rFonts w:ascii="Rubik" w:hAnsi="Rubik" w:cs="Rubik"/>
          <w:sz w:val="24"/>
          <w:szCs w:val="24"/>
        </w:rPr>
        <w:t xml:space="preserve"> the</w:t>
      </w:r>
      <w:r w:rsidR="0017329B" w:rsidRPr="00617BB8">
        <w:rPr>
          <w:rFonts w:ascii="Rubik" w:hAnsi="Rubik" w:cs="Rubik"/>
          <w:sz w:val="24"/>
          <w:szCs w:val="24"/>
        </w:rPr>
        <w:t xml:space="preserve"> ecological literature the concept of ‘functionally analogous traits’, which </w:t>
      </w:r>
      <w:r w:rsidR="007175FA" w:rsidRPr="00617BB8">
        <w:rPr>
          <w:rFonts w:ascii="Rubik" w:hAnsi="Rubik" w:cs="Rubik"/>
          <w:sz w:val="24"/>
          <w:szCs w:val="24"/>
        </w:rPr>
        <w:t>is</w:t>
      </w:r>
      <w:r w:rsidR="0017329B" w:rsidRPr="00617BB8">
        <w:rPr>
          <w:rFonts w:ascii="Rubik" w:hAnsi="Rubik" w:cs="Rubik"/>
          <w:sz w:val="24"/>
          <w:szCs w:val="24"/>
        </w:rPr>
        <w:t xml:space="preserve"> </w:t>
      </w:r>
      <w:r w:rsidR="00EE091D" w:rsidRPr="00617BB8">
        <w:rPr>
          <w:rFonts w:ascii="Rubik" w:hAnsi="Rubik" w:cs="Rubik"/>
          <w:sz w:val="24"/>
          <w:szCs w:val="24"/>
        </w:rPr>
        <w:t xml:space="preserve">the </w:t>
      </w:r>
      <w:r w:rsidR="0017329B" w:rsidRPr="00617BB8">
        <w:rPr>
          <w:rFonts w:ascii="Rubik" w:hAnsi="Rubik" w:cs="Rubik"/>
          <w:sz w:val="24"/>
          <w:szCs w:val="24"/>
        </w:rPr>
        <w:t>essen</w:t>
      </w:r>
      <w:r w:rsidR="00EE091D" w:rsidRPr="00617BB8">
        <w:rPr>
          <w:rFonts w:ascii="Rubik" w:hAnsi="Rubik" w:cs="Rubik"/>
          <w:sz w:val="24"/>
          <w:szCs w:val="24"/>
        </w:rPr>
        <w:t>ce</w:t>
      </w:r>
      <w:r w:rsidR="0017329B" w:rsidRPr="00617BB8">
        <w:rPr>
          <w:rFonts w:ascii="Rubik" w:hAnsi="Rubik" w:cs="Rubik"/>
          <w:sz w:val="24"/>
          <w:szCs w:val="24"/>
        </w:rPr>
        <w:t xml:space="preserve"> </w:t>
      </w:r>
      <w:r w:rsidR="00EE091D" w:rsidRPr="00617BB8">
        <w:rPr>
          <w:rFonts w:ascii="Rubik" w:hAnsi="Rubik" w:cs="Rubik"/>
          <w:sz w:val="24"/>
          <w:szCs w:val="24"/>
        </w:rPr>
        <w:t>of</w:t>
      </w:r>
      <w:r w:rsidR="0017329B" w:rsidRPr="00617BB8">
        <w:rPr>
          <w:rFonts w:ascii="Rubik" w:hAnsi="Rubik" w:cs="Rubik"/>
          <w:sz w:val="24"/>
          <w:szCs w:val="24"/>
        </w:rPr>
        <w:t xml:space="preserve"> </w:t>
      </w:r>
      <w:r w:rsidR="007175FA" w:rsidRPr="00617BB8">
        <w:rPr>
          <w:rFonts w:ascii="Rubik" w:hAnsi="Rubik" w:cs="Rubik"/>
          <w:sz w:val="24"/>
          <w:szCs w:val="24"/>
        </w:rPr>
        <w:t>a</w:t>
      </w:r>
      <w:r w:rsidR="0017329B" w:rsidRPr="00617BB8">
        <w:rPr>
          <w:rFonts w:ascii="Rubik" w:hAnsi="Rubik" w:cs="Rubik"/>
          <w:sz w:val="24"/>
          <w:szCs w:val="24"/>
        </w:rPr>
        <w:t xml:space="preserve"> cross-taxa perspective. Functional analogues are traits that capture similar biological phenomena across </w:t>
      </w:r>
      <w:r w:rsidR="007175FA" w:rsidRPr="00617BB8">
        <w:rPr>
          <w:rFonts w:ascii="Rubik" w:hAnsi="Rubik" w:cs="Rubik"/>
          <w:sz w:val="24"/>
          <w:szCs w:val="24"/>
        </w:rPr>
        <w:t xml:space="preserve">multiple </w:t>
      </w:r>
      <w:r w:rsidR="0017329B" w:rsidRPr="00617BB8">
        <w:rPr>
          <w:rFonts w:ascii="Rubik" w:hAnsi="Rubik" w:cs="Rubik"/>
          <w:sz w:val="24"/>
          <w:szCs w:val="24"/>
        </w:rPr>
        <w:t xml:space="preserve">taxa (Weiss &amp; Ray 2019). While these traits can be represented by structures </w:t>
      </w:r>
      <w:r w:rsidR="00431F2E">
        <w:rPr>
          <w:rFonts w:ascii="Rubik" w:hAnsi="Rubik" w:cs="Rubik"/>
          <w:sz w:val="24"/>
          <w:szCs w:val="24"/>
        </w:rPr>
        <w:t xml:space="preserve">of </w:t>
      </w:r>
      <w:r w:rsidR="0017329B" w:rsidRPr="00617BB8">
        <w:rPr>
          <w:rFonts w:ascii="Rubik" w:hAnsi="Rubik" w:cs="Rubik"/>
          <w:sz w:val="24"/>
          <w:szCs w:val="24"/>
        </w:rPr>
        <w:t xml:space="preserve">similar </w:t>
      </w:r>
      <w:r w:rsidR="00431F2E">
        <w:rPr>
          <w:rFonts w:ascii="Rubik" w:hAnsi="Rubik" w:cs="Rubik"/>
          <w:sz w:val="24"/>
          <w:szCs w:val="24"/>
        </w:rPr>
        <w:t>and/</w:t>
      </w:r>
      <w:r w:rsidR="0017329B" w:rsidRPr="00617BB8">
        <w:rPr>
          <w:rFonts w:ascii="Rubik" w:hAnsi="Rubik" w:cs="Rubik"/>
          <w:sz w:val="24"/>
          <w:szCs w:val="24"/>
        </w:rPr>
        <w:t xml:space="preserve">or different ontogenetic origin across organisms, they must represent a similar </w:t>
      </w:r>
      <w:r w:rsidR="004B35AC">
        <w:rPr>
          <w:rFonts w:ascii="Rubik" w:hAnsi="Rubik" w:cs="Rubik"/>
          <w:sz w:val="24"/>
          <w:szCs w:val="24"/>
        </w:rPr>
        <w:t xml:space="preserve">response to the environment and/or </w:t>
      </w:r>
      <w:r w:rsidR="0017329B" w:rsidRPr="00617BB8">
        <w:rPr>
          <w:rFonts w:ascii="Rubik" w:hAnsi="Rubik" w:cs="Rubik"/>
          <w:sz w:val="24"/>
          <w:szCs w:val="24"/>
        </w:rPr>
        <w:t xml:space="preserve">function </w:t>
      </w:r>
      <w:r w:rsidR="004B35AC">
        <w:rPr>
          <w:rFonts w:ascii="Rubik" w:hAnsi="Rubik" w:cs="Rubik"/>
          <w:sz w:val="24"/>
          <w:szCs w:val="24"/>
        </w:rPr>
        <w:t xml:space="preserve">in the ecosystem </w:t>
      </w:r>
      <w:r w:rsidR="0017329B" w:rsidRPr="00617BB8">
        <w:rPr>
          <w:rFonts w:ascii="Rubik" w:hAnsi="Rubik" w:cs="Rubik"/>
          <w:sz w:val="24"/>
          <w:szCs w:val="24"/>
        </w:rPr>
        <w:t xml:space="preserve">(Weiss &amp; Ray 2019). </w:t>
      </w:r>
      <w:r w:rsidR="00B96BF5" w:rsidRPr="00617BB8">
        <w:rPr>
          <w:rFonts w:ascii="Rubik" w:hAnsi="Rubik" w:cs="Rubik"/>
          <w:sz w:val="24"/>
          <w:szCs w:val="24"/>
        </w:rPr>
        <w:t xml:space="preserve">For instance, </w:t>
      </w:r>
      <w:r w:rsidR="004B35AC">
        <w:rPr>
          <w:rFonts w:ascii="Rubik" w:hAnsi="Rubik" w:cs="Rubik"/>
          <w:sz w:val="24"/>
          <w:szCs w:val="24"/>
        </w:rPr>
        <w:t xml:space="preserve">in a pioneer study of cross-taxa research in functional ecology, </w:t>
      </w:r>
      <w:r w:rsidR="00B96BF5" w:rsidRPr="00617BB8">
        <w:rPr>
          <w:rFonts w:ascii="Rubik" w:hAnsi="Rubik" w:cs="Rubik"/>
          <w:sz w:val="24"/>
          <w:szCs w:val="24"/>
        </w:rPr>
        <w:t xml:space="preserve">Moretti and Legg (2009) </w:t>
      </w:r>
      <w:r w:rsidR="00431F2E">
        <w:rPr>
          <w:rFonts w:ascii="Rubik" w:hAnsi="Rubik" w:cs="Rubik"/>
          <w:sz w:val="24"/>
          <w:szCs w:val="24"/>
        </w:rPr>
        <w:t xml:space="preserve">combined traits of </w:t>
      </w:r>
      <w:r w:rsidR="00B96BF5" w:rsidRPr="00617BB8">
        <w:rPr>
          <w:rFonts w:ascii="Rubik" w:hAnsi="Rubik" w:cs="Rubik"/>
          <w:sz w:val="24"/>
          <w:szCs w:val="24"/>
        </w:rPr>
        <w:t xml:space="preserve">plants and animals to </w:t>
      </w:r>
      <w:r w:rsidR="00A50A18">
        <w:rPr>
          <w:rFonts w:ascii="Rubik" w:hAnsi="Rubik" w:cs="Rubik"/>
          <w:sz w:val="24"/>
          <w:szCs w:val="24"/>
        </w:rPr>
        <w:t xml:space="preserve">show parallel strategies </w:t>
      </w:r>
      <w:r w:rsidR="00AA2642">
        <w:rPr>
          <w:rFonts w:ascii="Rubik" w:hAnsi="Rubik" w:cs="Rubik"/>
          <w:sz w:val="24"/>
          <w:szCs w:val="24"/>
        </w:rPr>
        <w:t xml:space="preserve">across taxa regarding </w:t>
      </w:r>
      <w:r w:rsidR="00A50A18">
        <w:rPr>
          <w:rFonts w:ascii="Rubik" w:hAnsi="Rubik" w:cs="Rubik"/>
          <w:sz w:val="24"/>
          <w:szCs w:val="24"/>
        </w:rPr>
        <w:t>survival</w:t>
      </w:r>
      <w:r w:rsidR="00A50A18" w:rsidRPr="00A50A18">
        <w:rPr>
          <w:rFonts w:ascii="Rubik" w:hAnsi="Rubik" w:cs="Rubik"/>
          <w:sz w:val="24"/>
          <w:szCs w:val="24"/>
        </w:rPr>
        <w:t xml:space="preserve">, </w:t>
      </w:r>
      <w:r w:rsidR="00A50A18">
        <w:rPr>
          <w:rFonts w:ascii="Rubik" w:hAnsi="Rubik" w:cs="Rubik"/>
          <w:sz w:val="24"/>
          <w:szCs w:val="24"/>
        </w:rPr>
        <w:t>r</w:t>
      </w:r>
      <w:r w:rsidR="00A50A18" w:rsidRPr="00A50A18">
        <w:rPr>
          <w:rFonts w:ascii="Rubik" w:hAnsi="Rubik" w:cs="Rubik"/>
          <w:sz w:val="24"/>
          <w:szCs w:val="24"/>
        </w:rPr>
        <w:t>ecover</w:t>
      </w:r>
      <w:r w:rsidR="00A50A18">
        <w:rPr>
          <w:rFonts w:ascii="Rubik" w:hAnsi="Rubik" w:cs="Rubik"/>
          <w:sz w:val="24"/>
          <w:szCs w:val="24"/>
        </w:rPr>
        <w:t xml:space="preserve">y and </w:t>
      </w:r>
      <w:r w:rsidR="004B35AC">
        <w:rPr>
          <w:rFonts w:ascii="Rubik" w:hAnsi="Rubik" w:cs="Rubik"/>
          <w:sz w:val="24"/>
          <w:szCs w:val="24"/>
        </w:rPr>
        <w:t>dispersal</w:t>
      </w:r>
      <w:r w:rsidR="00A50A18">
        <w:rPr>
          <w:rFonts w:ascii="Rubik" w:hAnsi="Rubik" w:cs="Rubik"/>
          <w:sz w:val="24"/>
          <w:szCs w:val="24"/>
        </w:rPr>
        <w:t xml:space="preserve"> front to</w:t>
      </w:r>
      <w:r w:rsidR="00431F2E" w:rsidRPr="00617BB8">
        <w:rPr>
          <w:rFonts w:ascii="Rubik" w:hAnsi="Rubik" w:cs="Rubik"/>
          <w:sz w:val="24"/>
          <w:szCs w:val="24"/>
        </w:rPr>
        <w:t xml:space="preserve"> </w:t>
      </w:r>
      <w:r w:rsidR="00B96BF5" w:rsidRPr="00617BB8">
        <w:rPr>
          <w:rFonts w:ascii="Rubik" w:hAnsi="Rubik" w:cs="Rubik"/>
          <w:sz w:val="24"/>
          <w:szCs w:val="24"/>
        </w:rPr>
        <w:t>disturbance</w:t>
      </w:r>
      <w:r w:rsidR="00A50A18">
        <w:rPr>
          <w:rFonts w:ascii="Rubik" w:hAnsi="Rubik" w:cs="Rubik"/>
          <w:sz w:val="24"/>
          <w:szCs w:val="24"/>
        </w:rPr>
        <w:t>s</w:t>
      </w:r>
      <w:r w:rsidR="00B96BF5" w:rsidRPr="00617BB8">
        <w:rPr>
          <w:rFonts w:ascii="Rubik" w:hAnsi="Rubik" w:cs="Rubik"/>
          <w:sz w:val="24"/>
          <w:szCs w:val="24"/>
        </w:rPr>
        <w:t xml:space="preserve">. </w:t>
      </w:r>
      <w:r w:rsidR="00A50A18" w:rsidRPr="00617BB8">
        <w:rPr>
          <w:rFonts w:ascii="Rubik" w:hAnsi="Rubik" w:cs="Rubik"/>
          <w:sz w:val="24"/>
          <w:szCs w:val="24"/>
        </w:rPr>
        <w:t>The emphasis on a cross-taxa perspective is therefore on</w:t>
      </w:r>
      <w:r w:rsidR="00A50A18">
        <w:rPr>
          <w:rFonts w:ascii="Rubik" w:hAnsi="Rubik" w:cs="Rubik"/>
          <w:sz w:val="24"/>
          <w:szCs w:val="24"/>
        </w:rPr>
        <w:t xml:space="preserve"> </w:t>
      </w:r>
      <w:r w:rsidR="00A50A18" w:rsidRPr="00617BB8">
        <w:rPr>
          <w:rFonts w:ascii="Rubik" w:hAnsi="Rubik" w:cs="Rubik"/>
          <w:sz w:val="24"/>
          <w:szCs w:val="24"/>
        </w:rPr>
        <w:t xml:space="preserve">what </w:t>
      </w:r>
      <w:r w:rsidR="00A50A18">
        <w:rPr>
          <w:rFonts w:ascii="Rubik" w:hAnsi="Rubik" w:cs="Rubik"/>
          <w:sz w:val="24"/>
          <w:szCs w:val="24"/>
        </w:rPr>
        <w:t>organisms</w:t>
      </w:r>
      <w:r w:rsidR="00A50A18" w:rsidRPr="00617BB8">
        <w:rPr>
          <w:rFonts w:ascii="Rubik" w:hAnsi="Rubik" w:cs="Rubik"/>
          <w:sz w:val="24"/>
          <w:szCs w:val="24"/>
        </w:rPr>
        <w:t xml:space="preserve"> do in the ecosystem regardless of how they do and who does it (Bellwood et al. 2019; Weiss &amp; Ray 2019; Tavares et al. 2019). </w:t>
      </w:r>
      <w:r w:rsidR="0017329B" w:rsidRPr="00617BB8">
        <w:rPr>
          <w:rFonts w:ascii="Rubik" w:hAnsi="Rubik" w:cs="Rubik"/>
          <w:sz w:val="24"/>
          <w:szCs w:val="24"/>
        </w:rPr>
        <w:t xml:space="preserve">Weiss &amp; Ray (2019) also synthesized a series of advancements in finding, selecting, collating, and comparing response traits -- </w:t>
      </w:r>
      <w:r w:rsidR="005D46ED" w:rsidRPr="00617BB8">
        <w:rPr>
          <w:rFonts w:ascii="Rubik" w:hAnsi="Rubik" w:cs="Rubik"/>
          <w:sz w:val="24"/>
          <w:szCs w:val="24"/>
        </w:rPr>
        <w:t>those influencing organism performance</w:t>
      </w:r>
      <w:r w:rsidR="0017329B" w:rsidRPr="00617BB8">
        <w:rPr>
          <w:rFonts w:ascii="Rubik" w:hAnsi="Rubik" w:cs="Rubik"/>
          <w:sz w:val="24"/>
          <w:szCs w:val="24"/>
        </w:rPr>
        <w:t xml:space="preserve"> (</w:t>
      </w:r>
      <w:r w:rsidR="005D46ED" w:rsidRPr="00617BB8">
        <w:rPr>
          <w:rFonts w:ascii="Rubik" w:hAnsi="Rubik" w:cs="Rubik"/>
          <w:sz w:val="24"/>
          <w:szCs w:val="24"/>
        </w:rPr>
        <w:t xml:space="preserve">Diaz &amp; </w:t>
      </w:r>
      <w:proofErr w:type="spellStart"/>
      <w:r w:rsidR="005D46ED" w:rsidRPr="00617BB8">
        <w:rPr>
          <w:rFonts w:ascii="Rubik" w:hAnsi="Rubik" w:cs="Rubik"/>
          <w:sz w:val="24"/>
          <w:szCs w:val="24"/>
        </w:rPr>
        <w:t>Cabido</w:t>
      </w:r>
      <w:proofErr w:type="spellEnd"/>
      <w:r w:rsidR="005D46ED" w:rsidRPr="00617BB8">
        <w:rPr>
          <w:rFonts w:ascii="Rubik" w:hAnsi="Rubik" w:cs="Rubik"/>
          <w:sz w:val="24"/>
          <w:szCs w:val="24"/>
        </w:rPr>
        <w:t xml:space="preserve"> 2001</w:t>
      </w:r>
      <w:r w:rsidR="00243AF5" w:rsidRPr="00617BB8">
        <w:rPr>
          <w:rFonts w:ascii="Rubik" w:hAnsi="Rubik" w:cs="Rubik"/>
          <w:sz w:val="24"/>
          <w:szCs w:val="24"/>
        </w:rPr>
        <w:t xml:space="preserve">, </w:t>
      </w:r>
      <w:proofErr w:type="spellStart"/>
      <w:r w:rsidR="00243AF5" w:rsidRPr="00617BB8">
        <w:rPr>
          <w:rFonts w:ascii="Rubik" w:hAnsi="Rubik" w:cs="Rubik"/>
          <w:sz w:val="24"/>
          <w:szCs w:val="24"/>
        </w:rPr>
        <w:t>Miatta</w:t>
      </w:r>
      <w:proofErr w:type="spellEnd"/>
      <w:r w:rsidR="00243AF5" w:rsidRPr="00617BB8">
        <w:rPr>
          <w:rFonts w:ascii="Rubik" w:hAnsi="Rubik" w:cs="Rubik"/>
          <w:sz w:val="24"/>
          <w:szCs w:val="24"/>
        </w:rPr>
        <w:t xml:space="preserve"> et al. 2021</w:t>
      </w:r>
      <w:r w:rsidR="0017329B" w:rsidRPr="00617BB8">
        <w:rPr>
          <w:rFonts w:ascii="Rubik" w:hAnsi="Rubik" w:cs="Rubik"/>
          <w:sz w:val="24"/>
          <w:szCs w:val="24"/>
        </w:rPr>
        <w:t xml:space="preserve">) -- across taxa, as well as presented caveats and future directions in this research agenda. However, </w:t>
      </w:r>
      <w:r w:rsidR="00AA2642">
        <w:rPr>
          <w:rFonts w:ascii="Rubik" w:hAnsi="Rubik" w:cs="Rubik"/>
          <w:sz w:val="24"/>
          <w:szCs w:val="24"/>
        </w:rPr>
        <w:t xml:space="preserve">how often this approach is used in </w:t>
      </w:r>
      <w:r w:rsidR="00CF078E" w:rsidRPr="00617BB8">
        <w:rPr>
          <w:rFonts w:ascii="Rubik" w:hAnsi="Rubik" w:cs="Rubik"/>
          <w:sz w:val="24"/>
          <w:szCs w:val="24"/>
        </w:rPr>
        <w:t>functional ecology</w:t>
      </w:r>
      <w:r w:rsidR="00AA2642">
        <w:rPr>
          <w:rFonts w:ascii="Rubik" w:hAnsi="Rubik" w:cs="Rubik"/>
          <w:sz w:val="24"/>
          <w:szCs w:val="24"/>
        </w:rPr>
        <w:t xml:space="preserve"> need to be better elucidated</w:t>
      </w:r>
      <w:r w:rsidR="00CF078E" w:rsidRPr="00617BB8">
        <w:rPr>
          <w:rFonts w:ascii="Rubik" w:hAnsi="Rubik" w:cs="Rubik"/>
          <w:sz w:val="24"/>
          <w:szCs w:val="24"/>
        </w:rPr>
        <w:t xml:space="preserve">. </w:t>
      </w:r>
    </w:p>
    <w:p w14:paraId="41AEB1AE" w14:textId="1234A784" w:rsidR="007175FA" w:rsidRPr="00617BB8" w:rsidRDefault="00D7731C" w:rsidP="00622ED6">
      <w:pPr>
        <w:spacing w:after="240" w:line="480" w:lineRule="auto"/>
        <w:ind w:firstLine="720"/>
        <w:rPr>
          <w:rFonts w:ascii="Rubik" w:hAnsi="Rubik" w:cs="Rubik"/>
          <w:sz w:val="24"/>
          <w:szCs w:val="24"/>
        </w:rPr>
      </w:pPr>
      <w:r>
        <w:rPr>
          <w:rFonts w:ascii="Rubik" w:hAnsi="Rubik" w:cs="Rubik"/>
          <w:sz w:val="24"/>
          <w:szCs w:val="24"/>
        </w:rPr>
        <w:t xml:space="preserve">Here </w:t>
      </w:r>
      <w:r w:rsidRPr="00617BB8">
        <w:rPr>
          <w:rFonts w:ascii="Rubik" w:hAnsi="Rubik" w:cs="Rubik"/>
          <w:sz w:val="24"/>
          <w:szCs w:val="24"/>
        </w:rPr>
        <w:t>we review</w:t>
      </w:r>
      <w:r w:rsidR="0004505B">
        <w:rPr>
          <w:rFonts w:ascii="Rubik" w:hAnsi="Rubik" w:cs="Rubik"/>
          <w:sz w:val="24"/>
          <w:szCs w:val="24"/>
        </w:rPr>
        <w:t>ed</w:t>
      </w:r>
      <w:r w:rsidRPr="00617BB8">
        <w:rPr>
          <w:rFonts w:ascii="Rubik" w:hAnsi="Rubik" w:cs="Rubik"/>
          <w:sz w:val="24"/>
          <w:szCs w:val="24"/>
        </w:rPr>
        <w:t xml:space="preserve"> the ecological literature </w:t>
      </w:r>
      <w:r>
        <w:rPr>
          <w:rFonts w:ascii="Rubik" w:hAnsi="Rubik" w:cs="Rubik"/>
          <w:sz w:val="24"/>
          <w:szCs w:val="24"/>
        </w:rPr>
        <w:t xml:space="preserve">with the objective of </w:t>
      </w:r>
      <w:r w:rsidR="00BD028E">
        <w:rPr>
          <w:rFonts w:ascii="Rubik" w:hAnsi="Rubik" w:cs="Rubik"/>
          <w:sz w:val="24"/>
          <w:szCs w:val="24"/>
        </w:rPr>
        <w:t>finding</w:t>
      </w:r>
      <w:r w:rsidR="00597DF9">
        <w:rPr>
          <w:rFonts w:ascii="Rubik" w:hAnsi="Rubik" w:cs="Rubik"/>
          <w:sz w:val="24"/>
          <w:szCs w:val="24"/>
        </w:rPr>
        <w:t xml:space="preserve">: </w:t>
      </w:r>
      <w:proofErr w:type="spellStart"/>
      <w:r w:rsidR="00597DF9">
        <w:rPr>
          <w:rFonts w:ascii="Rubik" w:hAnsi="Rubik" w:cs="Rubik"/>
          <w:sz w:val="24"/>
          <w:szCs w:val="24"/>
        </w:rPr>
        <w:t>i</w:t>
      </w:r>
      <w:proofErr w:type="spellEnd"/>
      <w:r w:rsidR="00597DF9">
        <w:rPr>
          <w:rFonts w:ascii="Rubik" w:hAnsi="Rubik" w:cs="Rubik"/>
          <w:sz w:val="24"/>
          <w:szCs w:val="24"/>
        </w:rPr>
        <w:t xml:space="preserve">) </w:t>
      </w:r>
      <w:r w:rsidR="00597DF9" w:rsidRPr="00617BB8">
        <w:rPr>
          <w:rFonts w:ascii="Rubik" w:hAnsi="Rubik" w:cs="Rubik"/>
          <w:sz w:val="24"/>
          <w:szCs w:val="24"/>
        </w:rPr>
        <w:t xml:space="preserve">the </w:t>
      </w:r>
      <w:r w:rsidR="00FF1DC5">
        <w:rPr>
          <w:rFonts w:ascii="Rubik" w:hAnsi="Rubik" w:cs="Rubik"/>
          <w:sz w:val="24"/>
          <w:szCs w:val="24"/>
        </w:rPr>
        <w:t xml:space="preserve">major taxonomic </w:t>
      </w:r>
      <w:r w:rsidR="00F3318D">
        <w:rPr>
          <w:rFonts w:ascii="Rubik" w:hAnsi="Rubik" w:cs="Rubik"/>
          <w:sz w:val="24"/>
          <w:szCs w:val="24"/>
        </w:rPr>
        <w:t>name</w:t>
      </w:r>
      <w:r w:rsidR="00FF1DC5">
        <w:rPr>
          <w:rFonts w:ascii="Rubik" w:hAnsi="Rubik" w:cs="Rubik"/>
          <w:sz w:val="24"/>
          <w:szCs w:val="24"/>
        </w:rPr>
        <w:t>s</w:t>
      </w:r>
      <w:r w:rsidR="00597DF9" w:rsidRPr="00617BB8">
        <w:rPr>
          <w:rFonts w:ascii="Rubik" w:hAnsi="Rubik" w:cs="Rubik"/>
          <w:sz w:val="24"/>
          <w:szCs w:val="24"/>
        </w:rPr>
        <w:t xml:space="preserve"> and </w:t>
      </w:r>
      <w:r w:rsidR="00597DF9" w:rsidRPr="00BD028E">
        <w:rPr>
          <w:rFonts w:ascii="Rubik" w:hAnsi="Rubik" w:cs="Rubik"/>
          <w:sz w:val="24"/>
          <w:szCs w:val="24"/>
        </w:rPr>
        <w:t>ranks being studied,</w:t>
      </w:r>
      <w:r w:rsidRPr="00BD028E">
        <w:rPr>
          <w:rFonts w:ascii="Rubik" w:hAnsi="Rubik" w:cs="Rubik"/>
          <w:sz w:val="24"/>
          <w:szCs w:val="24"/>
        </w:rPr>
        <w:t xml:space="preserve"> ii) </w:t>
      </w:r>
      <w:r w:rsidR="00F3318D" w:rsidRPr="00BD028E">
        <w:rPr>
          <w:rFonts w:ascii="Rubik" w:hAnsi="Rubik" w:cs="Rubik"/>
          <w:sz w:val="24"/>
          <w:szCs w:val="24"/>
        </w:rPr>
        <w:t>which</w:t>
      </w:r>
      <w:r w:rsidRPr="00BD028E">
        <w:rPr>
          <w:rFonts w:ascii="Rubik" w:hAnsi="Rubik" w:cs="Rubik"/>
          <w:sz w:val="24"/>
          <w:szCs w:val="24"/>
        </w:rPr>
        <w:t xml:space="preserve"> links this </w:t>
      </w:r>
      <w:r w:rsidR="0004505B" w:rsidRPr="00BD028E">
        <w:rPr>
          <w:rFonts w:ascii="Rubik" w:hAnsi="Rubik" w:cs="Rubik"/>
          <w:sz w:val="24"/>
          <w:szCs w:val="24"/>
        </w:rPr>
        <w:t xml:space="preserve">research </w:t>
      </w:r>
      <w:r w:rsidRPr="00BD028E">
        <w:rPr>
          <w:rFonts w:ascii="Rubik" w:hAnsi="Rubik" w:cs="Rubik"/>
          <w:sz w:val="24"/>
          <w:szCs w:val="24"/>
        </w:rPr>
        <w:t xml:space="preserve">field makes in the tree of life, iii) </w:t>
      </w:r>
      <w:r w:rsidR="00BD028E" w:rsidRPr="00BD028E">
        <w:rPr>
          <w:rFonts w:ascii="Rubik" w:hAnsi="Rubik" w:cs="Rubik"/>
          <w:sz w:val="24"/>
          <w:szCs w:val="24"/>
        </w:rPr>
        <w:t xml:space="preserve">the predominant research context, analytical procedures and </w:t>
      </w:r>
      <w:r w:rsidR="00B56845">
        <w:rPr>
          <w:rFonts w:ascii="Rubik" w:hAnsi="Rubik" w:cs="Rubik"/>
          <w:sz w:val="24"/>
          <w:szCs w:val="24"/>
        </w:rPr>
        <w:t xml:space="preserve">functional </w:t>
      </w:r>
      <w:r w:rsidR="00BD028E" w:rsidRPr="00BD028E">
        <w:rPr>
          <w:rFonts w:ascii="Rubik" w:hAnsi="Rubik" w:cs="Rubik"/>
          <w:sz w:val="24"/>
          <w:szCs w:val="24"/>
        </w:rPr>
        <w:t>approaches used in the field</w:t>
      </w:r>
      <w:r w:rsidRPr="00BD028E">
        <w:rPr>
          <w:rFonts w:ascii="Rubik" w:hAnsi="Rubik" w:cs="Rubik"/>
          <w:sz w:val="24"/>
          <w:szCs w:val="24"/>
        </w:rPr>
        <w:t>, iv)</w:t>
      </w:r>
      <w:r>
        <w:rPr>
          <w:rFonts w:ascii="Rubik" w:hAnsi="Rubik" w:cs="Rubik"/>
          <w:sz w:val="24"/>
          <w:szCs w:val="24"/>
        </w:rPr>
        <w:t xml:space="preserve"> </w:t>
      </w:r>
      <w:r w:rsidR="00BD028E">
        <w:rPr>
          <w:rFonts w:ascii="Rubik" w:hAnsi="Rubik" w:cs="Rubik"/>
          <w:sz w:val="24"/>
          <w:szCs w:val="24"/>
        </w:rPr>
        <w:t>if there is a</w:t>
      </w:r>
      <w:r>
        <w:rPr>
          <w:rFonts w:ascii="Rubik" w:hAnsi="Rubik" w:cs="Rubik"/>
          <w:sz w:val="24"/>
          <w:szCs w:val="24"/>
        </w:rPr>
        <w:t xml:space="preserve"> </w:t>
      </w:r>
      <w:r w:rsidR="00B96BF5">
        <w:rPr>
          <w:rFonts w:ascii="Rubik" w:hAnsi="Rubik" w:cs="Rubik"/>
          <w:sz w:val="24"/>
          <w:szCs w:val="24"/>
        </w:rPr>
        <w:t xml:space="preserve">trade-off between the number of taxa and </w:t>
      </w:r>
      <w:r w:rsidR="00622ED6">
        <w:rPr>
          <w:rFonts w:ascii="Rubik" w:hAnsi="Rubik" w:cs="Rubik"/>
          <w:sz w:val="24"/>
          <w:szCs w:val="24"/>
        </w:rPr>
        <w:t xml:space="preserve">the number of </w:t>
      </w:r>
      <w:r w:rsidR="00B96BF5">
        <w:rPr>
          <w:rFonts w:ascii="Rubik" w:hAnsi="Rubik" w:cs="Rubik"/>
          <w:sz w:val="24"/>
          <w:szCs w:val="24"/>
        </w:rPr>
        <w:t>traits per study</w:t>
      </w:r>
      <w:r w:rsidR="00BD028E">
        <w:rPr>
          <w:rFonts w:ascii="Rubik" w:hAnsi="Rubik" w:cs="Rubik"/>
          <w:sz w:val="24"/>
          <w:szCs w:val="24"/>
        </w:rPr>
        <w:t xml:space="preserve"> in cross-taxa </w:t>
      </w:r>
      <w:r w:rsidR="00BD028E">
        <w:rPr>
          <w:rFonts w:ascii="Rubik" w:hAnsi="Rubik" w:cs="Rubik"/>
          <w:sz w:val="24"/>
          <w:szCs w:val="24"/>
        </w:rPr>
        <w:lastRenderedPageBreak/>
        <w:t>research in functional ecology</w:t>
      </w:r>
      <w:r w:rsidR="007175FA" w:rsidRPr="00617BB8">
        <w:rPr>
          <w:rFonts w:ascii="Rubik" w:hAnsi="Rubik" w:cs="Rubik"/>
          <w:sz w:val="24"/>
          <w:szCs w:val="24"/>
        </w:rPr>
        <w:t xml:space="preserve">. Finally, </w:t>
      </w:r>
      <w:r w:rsidR="008968D3">
        <w:rPr>
          <w:rFonts w:ascii="Rubik" w:hAnsi="Rubik" w:cs="Rubik"/>
          <w:sz w:val="24"/>
          <w:szCs w:val="24"/>
        </w:rPr>
        <w:t>by k</w:t>
      </w:r>
      <w:r w:rsidR="00622ED6">
        <w:rPr>
          <w:rFonts w:ascii="Rubik" w:hAnsi="Rubik" w:cs="Rubik"/>
          <w:sz w:val="24"/>
          <w:szCs w:val="24"/>
        </w:rPr>
        <w:t>nowing</w:t>
      </w:r>
      <w:r w:rsidR="007175FA" w:rsidRPr="00617BB8">
        <w:rPr>
          <w:rFonts w:ascii="Rubik" w:hAnsi="Rubik" w:cs="Rubik"/>
          <w:sz w:val="24"/>
          <w:szCs w:val="24"/>
        </w:rPr>
        <w:t xml:space="preserve"> the ‘state-of-art’ of cross-taxa research in functional ecology</w:t>
      </w:r>
      <w:r w:rsidR="008968D3">
        <w:rPr>
          <w:rFonts w:ascii="Rubik" w:hAnsi="Rubik" w:cs="Rubik"/>
          <w:sz w:val="24"/>
          <w:szCs w:val="24"/>
        </w:rPr>
        <w:t>,</w:t>
      </w:r>
      <w:r w:rsidR="007175FA" w:rsidRPr="00617BB8">
        <w:rPr>
          <w:rFonts w:ascii="Rubik" w:hAnsi="Rubik" w:cs="Rubik"/>
          <w:sz w:val="24"/>
          <w:szCs w:val="24"/>
        </w:rPr>
        <w:t xml:space="preserve"> we </w:t>
      </w:r>
      <w:r w:rsidR="00622ED6">
        <w:rPr>
          <w:rFonts w:ascii="Rubik" w:hAnsi="Rubik" w:cs="Rubik"/>
          <w:sz w:val="24"/>
          <w:szCs w:val="24"/>
        </w:rPr>
        <w:t xml:space="preserve">extend the framework of </w:t>
      </w:r>
      <w:proofErr w:type="spellStart"/>
      <w:r w:rsidR="00622ED6">
        <w:rPr>
          <w:rFonts w:ascii="Rubik" w:hAnsi="Rubik" w:cs="Rubik"/>
          <w:sz w:val="24"/>
          <w:szCs w:val="24"/>
        </w:rPr>
        <w:t>Mouillot</w:t>
      </w:r>
      <w:proofErr w:type="spellEnd"/>
      <w:r w:rsidR="00622ED6">
        <w:rPr>
          <w:rFonts w:ascii="Rubik" w:hAnsi="Rubik" w:cs="Rubik"/>
          <w:sz w:val="24"/>
          <w:szCs w:val="24"/>
        </w:rPr>
        <w:t xml:space="preserve"> et al. (2013)</w:t>
      </w:r>
      <w:bookmarkStart w:id="2" w:name="_Hlk89802928"/>
      <w:r w:rsidR="0002791D">
        <w:rPr>
          <w:rFonts w:ascii="Rubik" w:hAnsi="Rubik" w:cs="Rubik"/>
          <w:sz w:val="24"/>
          <w:szCs w:val="24"/>
        </w:rPr>
        <w:t xml:space="preserve"> —</w:t>
      </w:r>
      <w:bookmarkEnd w:id="2"/>
      <w:r w:rsidR="0002791D">
        <w:rPr>
          <w:rFonts w:ascii="Rubik" w:hAnsi="Rubik" w:cs="Rubik"/>
          <w:sz w:val="24"/>
          <w:szCs w:val="24"/>
        </w:rPr>
        <w:t xml:space="preserve"> regarding </w:t>
      </w:r>
      <w:r w:rsidR="00FF1DC5">
        <w:rPr>
          <w:rFonts w:ascii="Rubik" w:hAnsi="Rubik" w:cs="Rubik"/>
          <w:sz w:val="24"/>
          <w:szCs w:val="24"/>
        </w:rPr>
        <w:t xml:space="preserve">single-taxon variation in fitness with </w:t>
      </w:r>
      <w:r w:rsidR="0002791D">
        <w:rPr>
          <w:rFonts w:ascii="Rubik" w:hAnsi="Rubik" w:cs="Rubik"/>
          <w:sz w:val="24"/>
          <w:szCs w:val="24"/>
        </w:rPr>
        <w:t>disturbances</w:t>
      </w:r>
      <w:r w:rsidR="00FF1DC5">
        <w:rPr>
          <w:rFonts w:ascii="Rubik" w:hAnsi="Rubik" w:cs="Rubik"/>
          <w:sz w:val="24"/>
          <w:szCs w:val="24"/>
        </w:rPr>
        <w:t xml:space="preserve"> </w:t>
      </w:r>
      <w:r w:rsidR="0002791D">
        <w:rPr>
          <w:rFonts w:ascii="Rubik" w:hAnsi="Rubik" w:cs="Rubik"/>
          <w:sz w:val="24"/>
          <w:szCs w:val="24"/>
        </w:rPr>
        <w:t>—</w:t>
      </w:r>
      <w:r w:rsidR="00622ED6">
        <w:rPr>
          <w:rFonts w:ascii="Rubik" w:hAnsi="Rubik" w:cs="Rubik"/>
          <w:sz w:val="24"/>
          <w:szCs w:val="24"/>
        </w:rPr>
        <w:t xml:space="preserve"> to embrace</w:t>
      </w:r>
      <w:r w:rsidR="007175FA" w:rsidRPr="00617BB8">
        <w:rPr>
          <w:rFonts w:ascii="Rubik" w:hAnsi="Rubik" w:cs="Rubik"/>
          <w:sz w:val="24"/>
          <w:szCs w:val="24"/>
        </w:rPr>
        <w:t xml:space="preserve"> </w:t>
      </w:r>
      <w:r w:rsidR="00FF1DC5">
        <w:rPr>
          <w:rFonts w:ascii="Rubik" w:hAnsi="Rubik" w:cs="Rubik"/>
          <w:sz w:val="24"/>
          <w:szCs w:val="24"/>
        </w:rPr>
        <w:t xml:space="preserve">multiple </w:t>
      </w:r>
      <w:r w:rsidR="007175FA" w:rsidRPr="00617BB8">
        <w:rPr>
          <w:rFonts w:ascii="Rubik" w:hAnsi="Rubik" w:cs="Rubik"/>
          <w:sz w:val="24"/>
          <w:szCs w:val="24"/>
        </w:rPr>
        <w:t>taxa</w:t>
      </w:r>
      <w:r w:rsidR="008031ED" w:rsidRPr="00617BB8">
        <w:rPr>
          <w:rFonts w:ascii="Rubik" w:hAnsi="Rubik" w:cs="Rubik"/>
          <w:sz w:val="24"/>
          <w:szCs w:val="24"/>
        </w:rPr>
        <w:t xml:space="preserve">, which </w:t>
      </w:r>
      <w:r w:rsidR="00622ED6">
        <w:rPr>
          <w:rFonts w:ascii="Rubik" w:hAnsi="Rubik" w:cs="Rubik"/>
          <w:sz w:val="24"/>
          <w:szCs w:val="24"/>
        </w:rPr>
        <w:t xml:space="preserve">will </w:t>
      </w:r>
      <w:r w:rsidR="008031ED" w:rsidRPr="00617BB8">
        <w:rPr>
          <w:rFonts w:ascii="Rubik" w:hAnsi="Rubik" w:cs="Rubik"/>
          <w:sz w:val="24"/>
          <w:szCs w:val="24"/>
        </w:rPr>
        <w:t xml:space="preserve">let us closer to </w:t>
      </w:r>
      <w:r w:rsidR="00622ED6">
        <w:rPr>
          <w:rFonts w:ascii="Rubik" w:hAnsi="Rubik" w:cs="Rubik"/>
          <w:sz w:val="24"/>
          <w:szCs w:val="24"/>
        </w:rPr>
        <w:t xml:space="preserve">understand </w:t>
      </w:r>
      <w:r w:rsidR="00A7211D">
        <w:rPr>
          <w:rFonts w:ascii="Rubik" w:hAnsi="Rubik" w:cs="Rubik"/>
          <w:sz w:val="24"/>
          <w:szCs w:val="24"/>
        </w:rPr>
        <w:t xml:space="preserve">emergent properties of </w:t>
      </w:r>
      <w:r w:rsidR="00622ED6">
        <w:rPr>
          <w:rFonts w:ascii="Rubik" w:hAnsi="Rubik" w:cs="Rubik"/>
          <w:sz w:val="24"/>
          <w:szCs w:val="24"/>
        </w:rPr>
        <w:t xml:space="preserve">whole </w:t>
      </w:r>
      <w:commentRangeStart w:id="3"/>
      <w:r w:rsidR="00622ED6">
        <w:rPr>
          <w:rFonts w:ascii="Rubik" w:hAnsi="Rubik" w:cs="Rubik"/>
          <w:sz w:val="24"/>
          <w:szCs w:val="24"/>
        </w:rPr>
        <w:t>ecosystems</w:t>
      </w:r>
      <w:commentRangeEnd w:id="3"/>
      <w:r w:rsidR="00A7211D">
        <w:rPr>
          <w:rStyle w:val="Refdecomentrio"/>
        </w:rPr>
        <w:commentReference w:id="3"/>
      </w:r>
      <w:r w:rsidR="007175FA" w:rsidRPr="00617BB8">
        <w:rPr>
          <w:rFonts w:ascii="Rubik" w:hAnsi="Rubik" w:cs="Rubik"/>
          <w:sz w:val="24"/>
          <w:szCs w:val="24"/>
        </w:rPr>
        <w:t>.</w:t>
      </w:r>
    </w:p>
    <w:p w14:paraId="37D7E467" w14:textId="06146D44" w:rsidR="002A1A2F" w:rsidRDefault="002A1A2F" w:rsidP="00617BB8">
      <w:pPr>
        <w:spacing w:after="240" w:line="480" w:lineRule="auto"/>
        <w:rPr>
          <w:ins w:id="4" w:author="André Luís Luza" w:date="2022-01-25T22:02:00Z"/>
          <w:rFonts w:ascii="Rubik" w:hAnsi="Rubik" w:cs="Rubik"/>
          <w:sz w:val="24"/>
          <w:szCs w:val="24"/>
        </w:rPr>
      </w:pPr>
    </w:p>
    <w:p w14:paraId="58B07995" w14:textId="2EE91B01" w:rsidR="00F27703" w:rsidRDefault="00F27703" w:rsidP="00617BB8">
      <w:pPr>
        <w:spacing w:after="240" w:line="480" w:lineRule="auto"/>
        <w:rPr>
          <w:ins w:id="5" w:author="André Luís Luza" w:date="2022-01-25T22:19:00Z"/>
          <w:rFonts w:ascii="Rubik" w:hAnsi="Rubik" w:cs="Rubik"/>
          <w:sz w:val="24"/>
          <w:szCs w:val="24"/>
        </w:rPr>
      </w:pPr>
      <w:ins w:id="6" w:author="André Luís Luza" w:date="2022-01-25T22:02:00Z">
        <w:r>
          <w:rPr>
            <w:rFonts w:ascii="Rubik" w:hAnsi="Rubik" w:cs="Rubik"/>
            <w:sz w:val="24"/>
            <w:szCs w:val="24"/>
          </w:rPr>
          <w:t>Increasing N of studies (Brosseau et al. 2017).</w:t>
        </w:r>
      </w:ins>
    </w:p>
    <w:p w14:paraId="3FBDB6C7" w14:textId="4EF4E699" w:rsidR="007E582B" w:rsidRDefault="007E582B" w:rsidP="00617BB8">
      <w:pPr>
        <w:spacing w:after="240" w:line="480" w:lineRule="auto"/>
        <w:rPr>
          <w:ins w:id="7" w:author="André Luís Luza" w:date="2022-01-25T22:02:00Z"/>
          <w:rFonts w:ascii="Rubik" w:hAnsi="Rubik" w:cs="Rubik"/>
          <w:sz w:val="24"/>
          <w:szCs w:val="24"/>
        </w:rPr>
      </w:pPr>
      <w:ins w:id="8" w:author="André Luís Luza" w:date="2022-01-25T22:19:00Z">
        <w:r>
          <w:rPr>
            <w:rFonts w:ascii="Rubik" w:hAnsi="Rubik" w:cs="Rubik"/>
            <w:sz w:val="24"/>
            <w:szCs w:val="24"/>
          </w:rPr>
          <w:t>Open data (</w:t>
        </w:r>
        <w:r>
          <w:rPr>
            <w:rFonts w:ascii="Rubik" w:hAnsi="Rubik" w:cs="Rubik"/>
            <w:sz w:val="24"/>
            <w:szCs w:val="24"/>
          </w:rPr>
          <w:t>(Brosseau et al. 2017)</w:t>
        </w:r>
        <w:r>
          <w:rPr>
            <w:rFonts w:ascii="Rubik" w:hAnsi="Rubik" w:cs="Rubik"/>
            <w:sz w:val="24"/>
            <w:szCs w:val="24"/>
          </w:rPr>
          <w:t xml:space="preserve">, </w:t>
        </w:r>
        <w:proofErr w:type="spellStart"/>
        <w:r>
          <w:rPr>
            <w:rFonts w:ascii="Rubik" w:hAnsi="Rubik" w:cs="Rubik"/>
            <w:sz w:val="24"/>
            <w:szCs w:val="24"/>
          </w:rPr>
          <w:t>weiss</w:t>
        </w:r>
        <w:proofErr w:type="spellEnd"/>
        <w:r>
          <w:rPr>
            <w:rFonts w:ascii="Rubik" w:hAnsi="Rubik" w:cs="Rubik"/>
            <w:sz w:val="24"/>
            <w:szCs w:val="24"/>
          </w:rPr>
          <w:t xml:space="preserve"> &amp; ray</w:t>
        </w:r>
      </w:ins>
    </w:p>
    <w:p w14:paraId="4904FD22" w14:textId="4AB7896A" w:rsidR="00F27703" w:rsidRDefault="007E582B" w:rsidP="00617BB8">
      <w:pPr>
        <w:spacing w:after="240" w:line="480" w:lineRule="auto"/>
        <w:rPr>
          <w:ins w:id="9" w:author="André Luís Luza" w:date="2022-01-25T22:11:00Z"/>
          <w:rFonts w:ascii="Rubik" w:hAnsi="Rubik" w:cs="Rubik"/>
          <w:sz w:val="24"/>
          <w:szCs w:val="24"/>
        </w:rPr>
      </w:pPr>
      <w:ins w:id="10" w:author="André Luís Luza" w:date="2022-01-25T22:11:00Z">
        <w:r>
          <w:rPr>
            <w:rFonts w:ascii="Rubik" w:hAnsi="Rubik" w:cs="Rubik"/>
            <w:sz w:val="24"/>
            <w:szCs w:val="24"/>
          </w:rPr>
          <w:t>Generalization across taxa</w:t>
        </w:r>
      </w:ins>
    </w:p>
    <w:p w14:paraId="7E1F737C" w14:textId="77777777" w:rsidR="007E582B" w:rsidRDefault="007E582B" w:rsidP="00617BB8">
      <w:pPr>
        <w:spacing w:after="240" w:line="480" w:lineRule="auto"/>
        <w:rPr>
          <w:ins w:id="11" w:author="André Luís Luza" w:date="2022-01-25T22:02:00Z"/>
          <w:rFonts w:ascii="Rubik" w:hAnsi="Rubik" w:cs="Rubik"/>
          <w:sz w:val="24"/>
          <w:szCs w:val="24"/>
        </w:rPr>
      </w:pPr>
    </w:p>
    <w:p w14:paraId="31FB8CA0" w14:textId="77777777" w:rsidR="00F27703" w:rsidRPr="00FF1DC5" w:rsidRDefault="00F27703" w:rsidP="00617BB8">
      <w:pPr>
        <w:spacing w:after="240" w:line="480" w:lineRule="auto"/>
        <w:rPr>
          <w:rFonts w:ascii="Rubik" w:hAnsi="Rubik" w:cs="Rubik"/>
          <w:sz w:val="24"/>
          <w:szCs w:val="24"/>
        </w:rPr>
      </w:pPr>
    </w:p>
    <w:p w14:paraId="40FBBD30" w14:textId="77777777" w:rsidR="001B6385" w:rsidRPr="00617BB8" w:rsidRDefault="0017329B" w:rsidP="00617BB8">
      <w:pPr>
        <w:spacing w:after="240" w:line="480" w:lineRule="auto"/>
        <w:rPr>
          <w:rFonts w:ascii="Rubik" w:hAnsi="Rubik" w:cs="Rubik"/>
          <w:b/>
          <w:sz w:val="24"/>
          <w:szCs w:val="24"/>
        </w:rPr>
      </w:pPr>
      <w:r w:rsidRPr="00617BB8">
        <w:rPr>
          <w:rFonts w:ascii="Rubik" w:hAnsi="Rubik" w:cs="Rubik"/>
          <w:b/>
          <w:sz w:val="24"/>
          <w:szCs w:val="24"/>
        </w:rPr>
        <w:t>Methods</w:t>
      </w:r>
    </w:p>
    <w:p w14:paraId="1062CEF0" w14:textId="089F30CD" w:rsidR="00AC5EFF" w:rsidRPr="00617BB8" w:rsidRDefault="0017329B" w:rsidP="00AA2642">
      <w:pPr>
        <w:spacing w:after="240" w:line="480" w:lineRule="auto"/>
        <w:rPr>
          <w:rFonts w:ascii="Rubik" w:hAnsi="Rubik" w:cs="Rubik"/>
          <w:sz w:val="24"/>
          <w:szCs w:val="24"/>
        </w:rPr>
      </w:pPr>
      <w:r w:rsidRPr="00617BB8">
        <w:rPr>
          <w:rFonts w:ascii="Rubik" w:hAnsi="Rubik" w:cs="Rubik"/>
          <w:sz w:val="24"/>
          <w:szCs w:val="24"/>
        </w:rPr>
        <w:t xml:space="preserve">We </w:t>
      </w:r>
      <w:r w:rsidR="00E4753E" w:rsidRPr="00617BB8">
        <w:rPr>
          <w:rFonts w:ascii="Rubik" w:hAnsi="Rubik" w:cs="Rubik"/>
          <w:sz w:val="24"/>
          <w:szCs w:val="24"/>
        </w:rPr>
        <w:t xml:space="preserve">searched for literature </w:t>
      </w:r>
      <w:r w:rsidR="00AA2642">
        <w:rPr>
          <w:rFonts w:ascii="Rubik" w:hAnsi="Rubik" w:cs="Rubik"/>
          <w:sz w:val="24"/>
          <w:szCs w:val="24"/>
        </w:rPr>
        <w:t>of</w:t>
      </w:r>
      <w:r w:rsidR="00E4753E" w:rsidRPr="00617BB8">
        <w:rPr>
          <w:rFonts w:ascii="Rubik" w:hAnsi="Rubik" w:cs="Rubik"/>
          <w:sz w:val="24"/>
          <w:szCs w:val="24"/>
        </w:rPr>
        <w:t xml:space="preserve"> cross-taxa research </w:t>
      </w:r>
      <w:r w:rsidR="00AA2642">
        <w:rPr>
          <w:rFonts w:ascii="Rubik" w:hAnsi="Rubik" w:cs="Rubik"/>
          <w:sz w:val="24"/>
          <w:szCs w:val="24"/>
        </w:rPr>
        <w:t>i</w:t>
      </w:r>
      <w:r w:rsidR="00E4753E" w:rsidRPr="00617BB8">
        <w:rPr>
          <w:rFonts w:ascii="Rubik" w:hAnsi="Rubik" w:cs="Rubik"/>
          <w:sz w:val="24"/>
          <w:szCs w:val="24"/>
        </w:rPr>
        <w:t xml:space="preserve">n functional ecology using the </w:t>
      </w:r>
      <w:r w:rsidRPr="00617BB8">
        <w:rPr>
          <w:rFonts w:ascii="Rubik" w:hAnsi="Rubik" w:cs="Rubik"/>
          <w:sz w:val="24"/>
          <w:szCs w:val="24"/>
        </w:rPr>
        <w:t xml:space="preserve">main collection of </w:t>
      </w:r>
      <w:r w:rsidR="00E4753E" w:rsidRPr="00617BB8">
        <w:rPr>
          <w:rFonts w:ascii="Rubik" w:hAnsi="Rubik" w:cs="Rubik"/>
          <w:sz w:val="24"/>
          <w:szCs w:val="24"/>
        </w:rPr>
        <w:t xml:space="preserve">studies from the </w:t>
      </w:r>
      <w:r w:rsidRPr="00617BB8">
        <w:rPr>
          <w:rFonts w:ascii="Rubik" w:hAnsi="Rubik" w:cs="Rubik"/>
          <w:sz w:val="24"/>
          <w:szCs w:val="24"/>
        </w:rPr>
        <w:t>Web of Science</w:t>
      </w:r>
      <w:r w:rsidR="00E4753E" w:rsidRPr="00617BB8">
        <w:rPr>
          <w:rFonts w:ascii="Rubik" w:hAnsi="Rubik" w:cs="Rubik"/>
          <w:sz w:val="24"/>
          <w:szCs w:val="24"/>
        </w:rPr>
        <w:t xml:space="preserve"> (Clarivate Analytics 2020)</w:t>
      </w:r>
      <w:r w:rsidRPr="00617BB8">
        <w:rPr>
          <w:rFonts w:ascii="Rubik" w:hAnsi="Rubik" w:cs="Rubik"/>
          <w:sz w:val="24"/>
          <w:szCs w:val="24"/>
        </w:rPr>
        <w:t xml:space="preserve">. </w:t>
      </w:r>
      <w:r w:rsidR="008D7EE7">
        <w:rPr>
          <w:rFonts w:ascii="Rubik" w:hAnsi="Rubik" w:cs="Rubik"/>
          <w:sz w:val="24"/>
          <w:szCs w:val="24"/>
        </w:rPr>
        <w:t xml:space="preserve">The keywords </w:t>
      </w:r>
      <w:r w:rsidR="00E4753E" w:rsidRPr="00617BB8">
        <w:rPr>
          <w:rFonts w:ascii="Rubik" w:hAnsi="Rubik" w:cs="Rubik"/>
          <w:sz w:val="24"/>
          <w:szCs w:val="24"/>
        </w:rPr>
        <w:t>“</w:t>
      </w:r>
      <w:proofErr w:type="spellStart"/>
      <w:r w:rsidR="00E4753E" w:rsidRPr="00617BB8">
        <w:rPr>
          <w:rFonts w:ascii="Rubik" w:hAnsi="Rubik" w:cs="Rubik"/>
          <w:sz w:val="24"/>
          <w:szCs w:val="24"/>
        </w:rPr>
        <w:t>ecolog</w:t>
      </w:r>
      <w:proofErr w:type="spellEnd"/>
      <w:r w:rsidR="00E4753E" w:rsidRPr="00617BB8">
        <w:rPr>
          <w:rFonts w:ascii="Rubik" w:hAnsi="Rubik" w:cs="Rubik"/>
          <w:sz w:val="24"/>
          <w:szCs w:val="24"/>
        </w:rPr>
        <w:t>*” and “</w:t>
      </w:r>
      <w:proofErr w:type="spellStart"/>
      <w:r w:rsidR="00E4753E" w:rsidRPr="00617BB8">
        <w:rPr>
          <w:rFonts w:ascii="Rubik" w:hAnsi="Rubik" w:cs="Rubik"/>
          <w:sz w:val="24"/>
          <w:szCs w:val="24"/>
        </w:rPr>
        <w:t>funct</w:t>
      </w:r>
      <w:proofErr w:type="spellEnd"/>
      <w:r w:rsidR="00E4753E" w:rsidRPr="00617BB8">
        <w:rPr>
          <w:rFonts w:ascii="Rubik" w:hAnsi="Rubik" w:cs="Rubik"/>
          <w:sz w:val="24"/>
          <w:szCs w:val="24"/>
        </w:rPr>
        <w:t xml:space="preserve">*” and “trait*” </w:t>
      </w:r>
      <w:r w:rsidR="008D7EE7">
        <w:rPr>
          <w:rFonts w:ascii="Rubik" w:hAnsi="Rubik" w:cs="Rubik"/>
          <w:sz w:val="24"/>
          <w:szCs w:val="24"/>
        </w:rPr>
        <w:t xml:space="preserve">were used </w:t>
      </w:r>
      <w:r w:rsidRPr="00617BB8">
        <w:rPr>
          <w:rFonts w:ascii="Rubik" w:hAnsi="Rubik" w:cs="Rubik"/>
          <w:sz w:val="24"/>
          <w:szCs w:val="24"/>
        </w:rPr>
        <w:t xml:space="preserve">to find research </w:t>
      </w:r>
      <w:r w:rsidR="00E4753E" w:rsidRPr="00617BB8">
        <w:rPr>
          <w:rFonts w:ascii="Rubik" w:hAnsi="Rubik" w:cs="Rubik"/>
          <w:sz w:val="24"/>
          <w:szCs w:val="24"/>
        </w:rPr>
        <w:t xml:space="preserve">in </w:t>
      </w:r>
      <w:r w:rsidRPr="00617BB8">
        <w:rPr>
          <w:rFonts w:ascii="Rubik" w:hAnsi="Rubik" w:cs="Rubik"/>
          <w:sz w:val="24"/>
          <w:szCs w:val="24"/>
        </w:rPr>
        <w:t>ecology</w:t>
      </w:r>
      <w:r w:rsidR="00E4753E" w:rsidRPr="00617BB8">
        <w:rPr>
          <w:rFonts w:ascii="Rubik" w:hAnsi="Rubik" w:cs="Rubik"/>
          <w:sz w:val="24"/>
          <w:szCs w:val="24"/>
        </w:rPr>
        <w:t xml:space="preserve"> and </w:t>
      </w:r>
      <w:r w:rsidRPr="00617BB8">
        <w:rPr>
          <w:rFonts w:ascii="Rubik" w:hAnsi="Rubik" w:cs="Rubik"/>
          <w:sz w:val="24"/>
          <w:szCs w:val="24"/>
        </w:rPr>
        <w:t>functional</w:t>
      </w:r>
      <w:r w:rsidR="008D7EE7">
        <w:rPr>
          <w:rFonts w:ascii="Rubik" w:hAnsi="Rubik" w:cs="Rubik"/>
          <w:sz w:val="24"/>
          <w:szCs w:val="24"/>
        </w:rPr>
        <w:t xml:space="preserve"> </w:t>
      </w:r>
      <w:r w:rsidRPr="00617BB8">
        <w:rPr>
          <w:rFonts w:ascii="Rubik" w:hAnsi="Rubik" w:cs="Rubik"/>
          <w:sz w:val="24"/>
          <w:szCs w:val="24"/>
        </w:rPr>
        <w:t>ecology</w:t>
      </w:r>
      <w:r w:rsidR="00E4753E" w:rsidRPr="00617BB8">
        <w:rPr>
          <w:rFonts w:ascii="Rubik" w:hAnsi="Rubik" w:cs="Rubik"/>
          <w:sz w:val="24"/>
          <w:szCs w:val="24"/>
        </w:rPr>
        <w:t xml:space="preserve">, together with the </w:t>
      </w:r>
      <w:r w:rsidR="008D7EE7">
        <w:rPr>
          <w:rFonts w:ascii="Rubik" w:hAnsi="Rubik" w:cs="Rubik"/>
          <w:sz w:val="24"/>
          <w:szCs w:val="24"/>
        </w:rPr>
        <w:t>keywords</w:t>
      </w:r>
      <w:r w:rsidR="00E4753E" w:rsidRPr="00617BB8">
        <w:rPr>
          <w:rFonts w:ascii="Rubik" w:hAnsi="Rubik" w:cs="Rubik"/>
          <w:sz w:val="24"/>
          <w:szCs w:val="24"/>
        </w:rPr>
        <w:t xml:space="preserve"> </w:t>
      </w:r>
      <w:r w:rsidRPr="00617BB8">
        <w:rPr>
          <w:rFonts w:ascii="Rubik" w:hAnsi="Rubik" w:cs="Rubik"/>
          <w:sz w:val="24"/>
          <w:szCs w:val="24"/>
        </w:rPr>
        <w:t>“cross-tax*” or “multi-tax*” or “multiple-tax*” or “</w:t>
      </w:r>
      <w:proofErr w:type="spellStart"/>
      <w:r w:rsidRPr="00617BB8">
        <w:rPr>
          <w:rFonts w:ascii="Rubik" w:hAnsi="Rubik" w:cs="Rubik"/>
          <w:sz w:val="24"/>
          <w:szCs w:val="24"/>
        </w:rPr>
        <w:t>taxo</w:t>
      </w:r>
      <w:proofErr w:type="spellEnd"/>
      <w:r w:rsidRPr="00617BB8">
        <w:rPr>
          <w:rFonts w:ascii="Rubik" w:hAnsi="Rubik" w:cs="Rubik"/>
          <w:sz w:val="24"/>
          <w:szCs w:val="24"/>
        </w:rPr>
        <w:t>*-free”</w:t>
      </w:r>
      <w:r w:rsidR="00E4753E" w:rsidRPr="00617BB8">
        <w:rPr>
          <w:rFonts w:ascii="Rubik" w:hAnsi="Rubik" w:cs="Rubik"/>
          <w:sz w:val="24"/>
          <w:szCs w:val="24"/>
        </w:rPr>
        <w:t xml:space="preserve"> </w:t>
      </w:r>
      <w:r w:rsidR="00605F39">
        <w:rPr>
          <w:rFonts w:ascii="Rubik" w:hAnsi="Rubik" w:cs="Rubik"/>
          <w:sz w:val="24"/>
          <w:szCs w:val="24"/>
        </w:rPr>
        <w:t xml:space="preserve">that were used </w:t>
      </w:r>
      <w:r w:rsidR="00E4753E" w:rsidRPr="00617BB8">
        <w:rPr>
          <w:rFonts w:ascii="Rubik" w:hAnsi="Rubik" w:cs="Rubik"/>
          <w:sz w:val="24"/>
          <w:szCs w:val="24"/>
        </w:rPr>
        <w:t xml:space="preserve">to </w:t>
      </w:r>
      <w:r w:rsidR="00605F39">
        <w:rPr>
          <w:rFonts w:ascii="Rubik" w:hAnsi="Rubik" w:cs="Rubik"/>
          <w:sz w:val="24"/>
          <w:szCs w:val="24"/>
        </w:rPr>
        <w:t xml:space="preserve">find </w:t>
      </w:r>
      <w:r w:rsidR="00E4753E" w:rsidRPr="00617BB8">
        <w:rPr>
          <w:rFonts w:ascii="Rubik" w:hAnsi="Rubik" w:cs="Rubik"/>
          <w:sz w:val="24"/>
          <w:szCs w:val="24"/>
        </w:rPr>
        <w:t xml:space="preserve">research </w:t>
      </w:r>
      <w:r w:rsidR="00605F39">
        <w:rPr>
          <w:rFonts w:ascii="Rubik" w:hAnsi="Rubik" w:cs="Rubik"/>
          <w:sz w:val="24"/>
          <w:szCs w:val="24"/>
        </w:rPr>
        <w:t xml:space="preserve">with </w:t>
      </w:r>
      <w:r w:rsidR="00E4753E" w:rsidRPr="00617BB8">
        <w:rPr>
          <w:rFonts w:ascii="Rubik" w:hAnsi="Rubik" w:cs="Rubik"/>
          <w:sz w:val="24"/>
          <w:szCs w:val="24"/>
        </w:rPr>
        <w:t xml:space="preserve">more than one </w:t>
      </w:r>
      <w:r w:rsidR="00605F39">
        <w:rPr>
          <w:rFonts w:ascii="Rubik" w:hAnsi="Rubik" w:cs="Rubik"/>
          <w:sz w:val="24"/>
          <w:szCs w:val="24"/>
        </w:rPr>
        <w:t>taxon</w:t>
      </w:r>
      <w:r w:rsidR="00305D7B" w:rsidRPr="00617BB8">
        <w:rPr>
          <w:rFonts w:ascii="Rubik" w:hAnsi="Rubik" w:cs="Rubik"/>
          <w:sz w:val="24"/>
          <w:szCs w:val="24"/>
        </w:rPr>
        <w:t xml:space="preserve"> (Fig. 1)</w:t>
      </w:r>
      <w:r w:rsidR="00E4753E" w:rsidRPr="00617BB8">
        <w:rPr>
          <w:rFonts w:ascii="Rubik" w:hAnsi="Rubik" w:cs="Rubik"/>
          <w:sz w:val="24"/>
          <w:szCs w:val="24"/>
        </w:rPr>
        <w:t xml:space="preserve">. </w:t>
      </w:r>
      <w:r w:rsidRPr="00617BB8">
        <w:rPr>
          <w:rFonts w:ascii="Rubik" w:hAnsi="Rubik" w:cs="Rubik"/>
          <w:sz w:val="24"/>
          <w:szCs w:val="24"/>
        </w:rPr>
        <w:t xml:space="preserve">The </w:t>
      </w:r>
      <w:r w:rsidR="00305D7B" w:rsidRPr="00617BB8">
        <w:rPr>
          <w:rFonts w:ascii="Rubik" w:hAnsi="Rubik" w:cs="Rubik"/>
          <w:sz w:val="24"/>
          <w:szCs w:val="24"/>
        </w:rPr>
        <w:t xml:space="preserve">literature </w:t>
      </w:r>
      <w:r w:rsidRPr="00617BB8">
        <w:rPr>
          <w:rFonts w:ascii="Rubik" w:hAnsi="Rubik" w:cs="Rubik"/>
          <w:sz w:val="24"/>
          <w:szCs w:val="24"/>
        </w:rPr>
        <w:t xml:space="preserve">survey returned 1,006 studies published from 1945 to the survey day (2020-06-08). </w:t>
      </w:r>
      <w:r w:rsidR="004E4332" w:rsidRPr="00617BB8">
        <w:rPr>
          <w:rFonts w:ascii="Rubik" w:hAnsi="Rubik" w:cs="Rubik"/>
          <w:sz w:val="24"/>
          <w:szCs w:val="24"/>
        </w:rPr>
        <w:t>T</w:t>
      </w:r>
      <w:r w:rsidR="00B30D0A" w:rsidRPr="00617BB8">
        <w:rPr>
          <w:rFonts w:ascii="Rubik" w:hAnsi="Rubik" w:cs="Rubik"/>
          <w:sz w:val="24"/>
          <w:szCs w:val="24"/>
        </w:rPr>
        <w:t>he title, key</w:t>
      </w:r>
      <w:r w:rsidRPr="00617BB8">
        <w:rPr>
          <w:rFonts w:ascii="Rubik" w:hAnsi="Rubik" w:cs="Rubik"/>
          <w:sz w:val="24"/>
          <w:szCs w:val="24"/>
        </w:rPr>
        <w:t xml:space="preserve"> </w:t>
      </w:r>
      <w:r w:rsidR="00B30D0A" w:rsidRPr="00617BB8">
        <w:rPr>
          <w:rFonts w:ascii="Rubik" w:hAnsi="Rubik" w:cs="Rubik"/>
          <w:sz w:val="24"/>
          <w:szCs w:val="24"/>
        </w:rPr>
        <w:t xml:space="preserve">words and abstract </w:t>
      </w:r>
      <w:r w:rsidR="004E4332" w:rsidRPr="00617BB8">
        <w:rPr>
          <w:rFonts w:ascii="Rubik" w:hAnsi="Rubik" w:cs="Rubik"/>
          <w:sz w:val="24"/>
          <w:szCs w:val="24"/>
        </w:rPr>
        <w:t xml:space="preserve">were screened </w:t>
      </w:r>
      <w:r w:rsidR="00605F39">
        <w:rPr>
          <w:rFonts w:ascii="Rubik" w:hAnsi="Rubik" w:cs="Rubik"/>
          <w:sz w:val="24"/>
          <w:szCs w:val="24"/>
        </w:rPr>
        <w:t xml:space="preserve">in </w:t>
      </w:r>
      <w:r w:rsidR="00605F39">
        <w:rPr>
          <w:rFonts w:ascii="Rubik" w:hAnsi="Rubik" w:cs="Rubik"/>
          <w:sz w:val="24"/>
          <w:szCs w:val="24"/>
        </w:rPr>
        <w:lastRenderedPageBreak/>
        <w:t xml:space="preserve">order to </w:t>
      </w:r>
      <w:r w:rsidR="00AA2642">
        <w:rPr>
          <w:rFonts w:ascii="Rubik" w:hAnsi="Rubik" w:cs="Rubik"/>
          <w:sz w:val="24"/>
          <w:szCs w:val="24"/>
        </w:rPr>
        <w:t xml:space="preserve">find whether </w:t>
      </w:r>
      <w:r w:rsidR="004E4332" w:rsidRPr="00617BB8">
        <w:rPr>
          <w:rStyle w:val="fontstyle01"/>
          <w:rFonts w:ascii="Rubik" w:hAnsi="Rubik" w:cs="Rubik"/>
          <w:color w:val="auto"/>
          <w:sz w:val="24"/>
          <w:szCs w:val="24"/>
        </w:rPr>
        <w:t xml:space="preserve">studies covered multiple taxa, and covered topics </w:t>
      </w:r>
      <w:r w:rsidR="00B30D0A" w:rsidRPr="00617BB8">
        <w:rPr>
          <w:rFonts w:ascii="Rubik" w:hAnsi="Rubik" w:cs="Rubik"/>
          <w:sz w:val="24"/>
          <w:szCs w:val="24"/>
        </w:rPr>
        <w:t xml:space="preserve">in functional ecology. </w:t>
      </w:r>
      <w:r w:rsidR="004E4332" w:rsidRPr="00617BB8">
        <w:rPr>
          <w:rFonts w:ascii="Rubik" w:hAnsi="Rubik" w:cs="Rubik"/>
          <w:sz w:val="24"/>
          <w:szCs w:val="24"/>
        </w:rPr>
        <w:t xml:space="preserve">Several exclusion criteria were applied in this initial </w:t>
      </w:r>
      <w:r w:rsidR="009B0DB1">
        <w:rPr>
          <w:rFonts w:ascii="Rubik" w:hAnsi="Rubik" w:cs="Rubik"/>
          <w:sz w:val="24"/>
          <w:szCs w:val="24"/>
        </w:rPr>
        <w:t xml:space="preserve">phase of </w:t>
      </w:r>
      <w:r w:rsidR="004E4332" w:rsidRPr="00617BB8">
        <w:rPr>
          <w:rFonts w:ascii="Rubik" w:hAnsi="Rubik" w:cs="Rubik"/>
          <w:sz w:val="24"/>
          <w:szCs w:val="24"/>
        </w:rPr>
        <w:t>screening (Table S1)</w:t>
      </w:r>
      <w:r w:rsidR="009B0DB1">
        <w:rPr>
          <w:rFonts w:ascii="Rubik" w:hAnsi="Rubik" w:cs="Rubik"/>
          <w:sz w:val="24"/>
          <w:szCs w:val="24"/>
        </w:rPr>
        <w:t>, including the exclusion of</w:t>
      </w:r>
      <w:r w:rsidR="004E4332" w:rsidRPr="00617BB8">
        <w:rPr>
          <w:rFonts w:ascii="Rubik" w:hAnsi="Rubik" w:cs="Rubik"/>
          <w:sz w:val="24"/>
          <w:szCs w:val="24"/>
        </w:rPr>
        <w:t xml:space="preserve"> </w:t>
      </w:r>
      <w:r w:rsidR="009B0DB1">
        <w:rPr>
          <w:rFonts w:ascii="Rubik" w:hAnsi="Rubik" w:cs="Rubik"/>
          <w:sz w:val="24"/>
          <w:szCs w:val="24"/>
        </w:rPr>
        <w:t>d</w:t>
      </w:r>
      <w:r w:rsidR="00C730D6" w:rsidRPr="00617BB8">
        <w:rPr>
          <w:rFonts w:ascii="Rubik" w:hAnsi="Rubik" w:cs="Rubik"/>
          <w:sz w:val="24"/>
          <w:szCs w:val="24"/>
        </w:rPr>
        <w:t>uplicate</w:t>
      </w:r>
      <w:r w:rsidR="009B0DB1">
        <w:rPr>
          <w:rFonts w:ascii="Rubik" w:hAnsi="Rubik" w:cs="Rubik"/>
          <w:sz w:val="24"/>
          <w:szCs w:val="24"/>
        </w:rPr>
        <w:t>d records</w:t>
      </w:r>
      <w:r w:rsidR="00A22A71" w:rsidRPr="00617BB8">
        <w:rPr>
          <w:rFonts w:ascii="Rubik" w:hAnsi="Rubik" w:cs="Rubik"/>
          <w:sz w:val="24"/>
          <w:szCs w:val="24"/>
        </w:rPr>
        <w:t xml:space="preserve"> (five articles)</w:t>
      </w:r>
      <w:r w:rsidR="00C730D6" w:rsidRPr="00617BB8">
        <w:rPr>
          <w:rFonts w:ascii="Rubik" w:hAnsi="Rubik" w:cs="Rubik"/>
          <w:sz w:val="24"/>
          <w:szCs w:val="24"/>
        </w:rPr>
        <w:t xml:space="preserve">. </w:t>
      </w:r>
      <w:r w:rsidR="00B30D0A" w:rsidRPr="00617BB8">
        <w:rPr>
          <w:rFonts w:ascii="Rubik" w:hAnsi="Rubik" w:cs="Rubik"/>
          <w:sz w:val="24"/>
          <w:szCs w:val="24"/>
        </w:rPr>
        <w:t xml:space="preserve">Details on the </w:t>
      </w:r>
      <w:r w:rsidR="006A7A95">
        <w:rPr>
          <w:rFonts w:ascii="Rubik" w:hAnsi="Rubik" w:cs="Rubik"/>
          <w:sz w:val="24"/>
          <w:szCs w:val="24"/>
        </w:rPr>
        <w:t xml:space="preserve">criteria </w:t>
      </w:r>
      <w:r w:rsidR="00F83F49">
        <w:rPr>
          <w:rFonts w:ascii="Rubik" w:hAnsi="Rubik" w:cs="Rubik"/>
          <w:sz w:val="24"/>
          <w:szCs w:val="24"/>
        </w:rPr>
        <w:t>applied</w:t>
      </w:r>
      <w:r w:rsidR="00B30D0A" w:rsidRPr="00617BB8">
        <w:rPr>
          <w:rFonts w:ascii="Rubik" w:hAnsi="Rubik" w:cs="Rubik"/>
          <w:sz w:val="24"/>
          <w:szCs w:val="24"/>
        </w:rPr>
        <w:t xml:space="preserve"> in this first filtering phase can be </w:t>
      </w:r>
      <w:r w:rsidR="00F83F49">
        <w:rPr>
          <w:rFonts w:ascii="Rubik" w:hAnsi="Rubik" w:cs="Rubik"/>
          <w:sz w:val="24"/>
          <w:szCs w:val="24"/>
        </w:rPr>
        <w:t>found</w:t>
      </w:r>
      <w:r w:rsidR="00B30D0A" w:rsidRPr="00617BB8">
        <w:rPr>
          <w:rFonts w:ascii="Rubik" w:hAnsi="Rubik" w:cs="Rubik"/>
          <w:sz w:val="24"/>
          <w:szCs w:val="24"/>
        </w:rPr>
        <w:t xml:space="preserve"> in </w:t>
      </w:r>
      <w:r w:rsidR="00CE39D6" w:rsidRPr="00617BB8">
        <w:rPr>
          <w:rFonts w:ascii="Rubik" w:hAnsi="Rubik" w:cs="Rubik"/>
          <w:sz w:val="24"/>
          <w:szCs w:val="24"/>
        </w:rPr>
        <w:t xml:space="preserve">Supporting Information </w:t>
      </w:r>
      <w:r w:rsidRPr="00617BB8">
        <w:rPr>
          <w:rFonts w:ascii="Rubik" w:hAnsi="Rubik" w:cs="Rubik"/>
          <w:sz w:val="24"/>
          <w:szCs w:val="24"/>
        </w:rPr>
        <w:t xml:space="preserve">Table </w:t>
      </w:r>
      <w:r w:rsidR="00B30D0A" w:rsidRPr="00617BB8">
        <w:rPr>
          <w:rFonts w:ascii="Rubik" w:hAnsi="Rubik" w:cs="Rubik"/>
          <w:sz w:val="24"/>
          <w:szCs w:val="24"/>
        </w:rPr>
        <w:t>S</w:t>
      </w:r>
      <w:r w:rsidRPr="00617BB8">
        <w:rPr>
          <w:rFonts w:ascii="Rubik" w:hAnsi="Rubik" w:cs="Rubik"/>
          <w:sz w:val="24"/>
          <w:szCs w:val="24"/>
        </w:rPr>
        <w:t>1.</w:t>
      </w:r>
      <w:r w:rsidR="00C730D6" w:rsidRPr="00617BB8">
        <w:rPr>
          <w:rFonts w:ascii="Rubik" w:hAnsi="Rubik" w:cs="Rubik"/>
          <w:sz w:val="24"/>
          <w:szCs w:val="24"/>
        </w:rPr>
        <w:t xml:space="preserve"> </w:t>
      </w:r>
      <w:r w:rsidR="00605F39">
        <w:rPr>
          <w:rFonts w:ascii="Rubik" w:hAnsi="Rubik" w:cs="Rubik"/>
          <w:sz w:val="24"/>
          <w:szCs w:val="24"/>
        </w:rPr>
        <w:t>T</w:t>
      </w:r>
      <w:r w:rsidR="00C730D6" w:rsidRPr="00617BB8">
        <w:rPr>
          <w:rFonts w:ascii="Rubik" w:hAnsi="Rubik" w:cs="Rubik"/>
          <w:sz w:val="24"/>
          <w:szCs w:val="24"/>
        </w:rPr>
        <w:t xml:space="preserve">he </w:t>
      </w:r>
      <w:r w:rsidR="00555A0E">
        <w:rPr>
          <w:rFonts w:ascii="Rubik" w:hAnsi="Rubik" w:cs="Rubik"/>
          <w:sz w:val="24"/>
          <w:szCs w:val="24"/>
        </w:rPr>
        <w:t xml:space="preserve">data supporting this study was collected according to the </w:t>
      </w:r>
      <w:r w:rsidR="00C730D6" w:rsidRPr="00617BB8">
        <w:rPr>
          <w:rFonts w:ascii="Rubik" w:hAnsi="Rubik" w:cs="Rubik"/>
          <w:sz w:val="24"/>
          <w:szCs w:val="24"/>
        </w:rPr>
        <w:t xml:space="preserve">PRISMA protocol </w:t>
      </w:r>
      <w:r w:rsidR="00555A0E">
        <w:rPr>
          <w:rFonts w:ascii="Rubik" w:hAnsi="Rubik" w:cs="Rubik"/>
          <w:sz w:val="24"/>
          <w:szCs w:val="24"/>
        </w:rPr>
        <w:t xml:space="preserve">for reporting </w:t>
      </w:r>
      <w:r w:rsidR="00F83F49">
        <w:rPr>
          <w:rFonts w:ascii="Rubik" w:hAnsi="Rubik" w:cs="Rubik"/>
          <w:sz w:val="24"/>
          <w:szCs w:val="24"/>
        </w:rPr>
        <w:t xml:space="preserve">procedures of </w:t>
      </w:r>
      <w:r w:rsidR="00555A0E">
        <w:rPr>
          <w:rFonts w:ascii="Rubik" w:hAnsi="Rubik" w:cs="Rubik"/>
          <w:sz w:val="24"/>
          <w:szCs w:val="24"/>
        </w:rPr>
        <w:t>systematic review</w:t>
      </w:r>
      <w:r w:rsidR="00F83F49">
        <w:rPr>
          <w:rFonts w:ascii="Rubik" w:hAnsi="Rubik" w:cs="Rubik"/>
          <w:sz w:val="24"/>
          <w:szCs w:val="24"/>
        </w:rPr>
        <w:t xml:space="preserve">s </w:t>
      </w:r>
      <w:r w:rsidR="00605F39" w:rsidRPr="00617BB8">
        <w:rPr>
          <w:rFonts w:ascii="Rubik" w:hAnsi="Rubik" w:cs="Rubik"/>
          <w:sz w:val="24"/>
          <w:szCs w:val="24"/>
        </w:rPr>
        <w:t>(</w:t>
      </w:r>
      <w:proofErr w:type="spellStart"/>
      <w:r w:rsidR="00605F39" w:rsidRPr="00617BB8">
        <w:rPr>
          <w:rFonts w:ascii="Rubik" w:hAnsi="Rubik" w:cs="Rubik"/>
          <w:sz w:val="24"/>
          <w:szCs w:val="24"/>
        </w:rPr>
        <w:t>Liberati</w:t>
      </w:r>
      <w:proofErr w:type="spellEnd"/>
      <w:r w:rsidR="00605F39" w:rsidRPr="00617BB8">
        <w:rPr>
          <w:rFonts w:ascii="Rubik" w:hAnsi="Rubik" w:cs="Rubik"/>
          <w:sz w:val="24"/>
          <w:szCs w:val="24"/>
        </w:rPr>
        <w:t xml:space="preserve"> et al. 2009)</w:t>
      </w:r>
      <w:r w:rsidR="00C730D6" w:rsidRPr="00617BB8">
        <w:rPr>
          <w:rFonts w:ascii="Rubik" w:hAnsi="Rubik" w:cs="Rubik"/>
          <w:sz w:val="24"/>
          <w:szCs w:val="24"/>
        </w:rPr>
        <w:t>.</w:t>
      </w:r>
    </w:p>
    <w:p w14:paraId="61A8777D" w14:textId="7B221B8B" w:rsidR="001561D6" w:rsidRDefault="00F83F49" w:rsidP="00F83F49">
      <w:pPr>
        <w:spacing w:after="240" w:line="480" w:lineRule="auto"/>
        <w:ind w:firstLine="720"/>
        <w:rPr>
          <w:rFonts w:ascii="Rubik" w:hAnsi="Rubik" w:cs="Rubik"/>
          <w:sz w:val="24"/>
          <w:szCs w:val="24"/>
        </w:rPr>
      </w:pPr>
      <w:r>
        <w:rPr>
          <w:rFonts w:ascii="Rubik" w:hAnsi="Rubik" w:cs="Rubik"/>
          <w:sz w:val="24"/>
          <w:szCs w:val="24"/>
        </w:rPr>
        <w:t xml:space="preserve">To be eligible to data extraction an article should </w:t>
      </w:r>
      <w:r w:rsidR="0004505B">
        <w:rPr>
          <w:rFonts w:ascii="Rubik" w:hAnsi="Rubik" w:cs="Rubik"/>
          <w:sz w:val="24"/>
          <w:szCs w:val="24"/>
        </w:rPr>
        <w:t>be</w:t>
      </w:r>
      <w:r w:rsidR="001561D6">
        <w:rPr>
          <w:rFonts w:ascii="Rubik" w:hAnsi="Rubik" w:cs="Rubik"/>
          <w:sz w:val="24"/>
          <w:szCs w:val="24"/>
        </w:rPr>
        <w:t xml:space="preserve">: </w:t>
      </w:r>
    </w:p>
    <w:p w14:paraId="473B637F" w14:textId="787BAF25" w:rsidR="001561D6" w:rsidRPr="001561D6" w:rsidRDefault="009B0DB1" w:rsidP="001561D6">
      <w:pPr>
        <w:pStyle w:val="PargrafodaLista"/>
        <w:numPr>
          <w:ilvl w:val="0"/>
          <w:numId w:val="2"/>
        </w:numPr>
        <w:spacing w:after="240" w:line="480" w:lineRule="auto"/>
        <w:rPr>
          <w:rFonts w:ascii="Rubik" w:hAnsi="Rubik" w:cs="Rubik"/>
          <w:sz w:val="24"/>
          <w:szCs w:val="24"/>
        </w:rPr>
      </w:pPr>
      <w:r>
        <w:rPr>
          <w:rFonts w:ascii="Rubik" w:hAnsi="Rubik" w:cs="Rubik"/>
          <w:sz w:val="24"/>
          <w:szCs w:val="24"/>
        </w:rPr>
        <w:t>Ecological research</w:t>
      </w:r>
      <w:r w:rsidR="001561D6">
        <w:rPr>
          <w:rFonts w:ascii="Rubik" w:hAnsi="Rubik" w:cs="Rubik"/>
          <w:sz w:val="24"/>
          <w:szCs w:val="24"/>
        </w:rPr>
        <w:t>:</w:t>
      </w:r>
      <w:r w:rsidR="001561D6" w:rsidRPr="001561D6">
        <w:rPr>
          <w:rFonts w:ascii="Rubik" w:hAnsi="Rubik" w:cs="Rubik"/>
          <w:sz w:val="24"/>
          <w:szCs w:val="24"/>
        </w:rPr>
        <w:t xml:space="preserve"> </w:t>
      </w:r>
      <w:r w:rsidR="0078322D" w:rsidRPr="0078322D">
        <w:rPr>
          <w:rFonts w:ascii="Rubik" w:hAnsi="Rubik" w:cs="Rubik"/>
          <w:sz w:val="24"/>
          <w:szCs w:val="24"/>
        </w:rPr>
        <w:t>Research explicitly interested in the relationship between organisms and their environment</w:t>
      </w:r>
      <w:r w:rsidR="00F91304">
        <w:rPr>
          <w:rFonts w:ascii="Rubik" w:hAnsi="Rubik" w:cs="Rubik"/>
          <w:sz w:val="24"/>
          <w:szCs w:val="24"/>
        </w:rPr>
        <w:t xml:space="preserve"> (</w:t>
      </w:r>
      <w:proofErr w:type="spellStart"/>
      <w:r w:rsidR="008D0F05">
        <w:rPr>
          <w:rFonts w:ascii="Rubik" w:hAnsi="Rubik" w:cs="Rubik"/>
          <w:sz w:val="24"/>
          <w:szCs w:val="24"/>
        </w:rPr>
        <w:t>Ricklefs</w:t>
      </w:r>
      <w:proofErr w:type="spellEnd"/>
      <w:r w:rsidR="008D0F05">
        <w:rPr>
          <w:rFonts w:ascii="Rubik" w:hAnsi="Rubik" w:cs="Rubik"/>
          <w:sz w:val="24"/>
          <w:szCs w:val="24"/>
        </w:rPr>
        <w:t xml:space="preserve"> 1980</w:t>
      </w:r>
      <w:r w:rsidR="00F91304">
        <w:rPr>
          <w:rFonts w:ascii="Rubik" w:hAnsi="Rubik" w:cs="Rubik"/>
          <w:sz w:val="24"/>
          <w:szCs w:val="24"/>
        </w:rPr>
        <w:t>)</w:t>
      </w:r>
      <w:r w:rsidR="0078322D" w:rsidRPr="0078322D">
        <w:rPr>
          <w:rFonts w:ascii="Rubik" w:hAnsi="Rubik" w:cs="Rubik"/>
          <w:sz w:val="24"/>
          <w:szCs w:val="24"/>
        </w:rPr>
        <w:t>.</w:t>
      </w:r>
      <w:r w:rsidR="00995167">
        <w:rPr>
          <w:rFonts w:ascii="Rubik" w:hAnsi="Rubik" w:cs="Rubik"/>
          <w:sz w:val="24"/>
          <w:szCs w:val="24"/>
        </w:rPr>
        <w:t xml:space="preserve"> Articles on</w:t>
      </w:r>
      <w:r>
        <w:rPr>
          <w:rFonts w:ascii="Rubik" w:hAnsi="Rubik" w:cs="Rubik"/>
          <w:sz w:val="24"/>
          <w:szCs w:val="24"/>
        </w:rPr>
        <w:t xml:space="preserve"> </w:t>
      </w:r>
      <w:r w:rsidR="00995167" w:rsidRPr="00995167">
        <w:rPr>
          <w:rFonts w:ascii="Rubik" w:hAnsi="Rubik" w:cs="Rubik"/>
          <w:sz w:val="24"/>
          <w:szCs w:val="24"/>
        </w:rPr>
        <w:t xml:space="preserve">paleoecology, </w:t>
      </w:r>
      <w:proofErr w:type="spellStart"/>
      <w:r w:rsidR="00995167" w:rsidRPr="00995167">
        <w:rPr>
          <w:rFonts w:ascii="Rubik" w:hAnsi="Rubik" w:cs="Rubik"/>
          <w:sz w:val="24"/>
          <w:szCs w:val="24"/>
        </w:rPr>
        <w:t>phylogeography</w:t>
      </w:r>
      <w:proofErr w:type="spellEnd"/>
      <w:r w:rsidR="00995167" w:rsidRPr="00995167">
        <w:rPr>
          <w:rFonts w:ascii="Rubik" w:hAnsi="Rubik" w:cs="Rubik"/>
          <w:sz w:val="24"/>
          <w:szCs w:val="24"/>
        </w:rPr>
        <w:t xml:space="preserve"> and biogeography, with explicit test of ecological processes underlying diversity, distribution, and evolution</w:t>
      </w:r>
      <w:r w:rsidR="00995167">
        <w:rPr>
          <w:rFonts w:ascii="Rubik" w:hAnsi="Rubik" w:cs="Rubik"/>
          <w:sz w:val="24"/>
          <w:szCs w:val="24"/>
        </w:rPr>
        <w:t>, also were considered as ecological research</w:t>
      </w:r>
      <w:r w:rsidR="00995167" w:rsidRPr="00995167">
        <w:rPr>
          <w:rFonts w:ascii="Rubik" w:hAnsi="Rubik" w:cs="Rubik"/>
          <w:sz w:val="24"/>
          <w:szCs w:val="24"/>
        </w:rPr>
        <w:t xml:space="preserve"> </w:t>
      </w:r>
      <w:r>
        <w:rPr>
          <w:rFonts w:ascii="Rubik" w:hAnsi="Rubik" w:cs="Rubik"/>
          <w:sz w:val="24"/>
          <w:szCs w:val="24"/>
        </w:rPr>
        <w:t>(Table S1).</w:t>
      </w:r>
    </w:p>
    <w:p w14:paraId="3F584978" w14:textId="000D0D4B" w:rsidR="001561D6" w:rsidRDefault="009B0DB1" w:rsidP="001561D6">
      <w:pPr>
        <w:pStyle w:val="PargrafodaLista"/>
        <w:numPr>
          <w:ilvl w:val="0"/>
          <w:numId w:val="2"/>
        </w:numPr>
        <w:spacing w:after="240" w:line="480" w:lineRule="auto"/>
        <w:rPr>
          <w:rFonts w:ascii="Rubik" w:hAnsi="Rubik" w:cs="Rubik"/>
          <w:sz w:val="24"/>
          <w:szCs w:val="24"/>
        </w:rPr>
      </w:pPr>
      <w:r>
        <w:rPr>
          <w:rFonts w:ascii="Rubik" w:hAnsi="Rubik" w:cs="Rubik"/>
          <w:sz w:val="24"/>
          <w:szCs w:val="24"/>
        </w:rPr>
        <w:t>F</w:t>
      </w:r>
      <w:r w:rsidR="00ED1179" w:rsidRPr="001561D6">
        <w:rPr>
          <w:rFonts w:ascii="Rubik" w:hAnsi="Rubik" w:cs="Rubik"/>
          <w:sz w:val="24"/>
          <w:szCs w:val="24"/>
        </w:rPr>
        <w:t>unctional</w:t>
      </w:r>
      <w:r w:rsidR="001561D6" w:rsidRPr="001561D6">
        <w:rPr>
          <w:rFonts w:ascii="Rubik" w:hAnsi="Rubik" w:cs="Rubik"/>
          <w:sz w:val="24"/>
          <w:szCs w:val="24"/>
        </w:rPr>
        <w:t xml:space="preserve"> ecology </w:t>
      </w:r>
      <w:r>
        <w:rPr>
          <w:rFonts w:ascii="Rubik" w:hAnsi="Rubik" w:cs="Rubik"/>
          <w:sz w:val="24"/>
          <w:szCs w:val="24"/>
        </w:rPr>
        <w:t>research</w:t>
      </w:r>
      <w:r w:rsidR="001561D6">
        <w:rPr>
          <w:rFonts w:ascii="Rubik" w:hAnsi="Rubik" w:cs="Rubik"/>
          <w:sz w:val="24"/>
          <w:szCs w:val="24"/>
        </w:rPr>
        <w:t>:</w:t>
      </w:r>
      <w:r w:rsidR="001561D6" w:rsidRPr="001561D6">
        <w:rPr>
          <w:rFonts w:ascii="Rubik" w:hAnsi="Rubik" w:cs="Rubik"/>
          <w:sz w:val="24"/>
          <w:szCs w:val="24"/>
        </w:rPr>
        <w:t xml:space="preserve"> </w:t>
      </w:r>
      <w:r w:rsidR="00ED1179" w:rsidRPr="001561D6">
        <w:rPr>
          <w:rFonts w:ascii="Rubik" w:hAnsi="Rubik" w:cs="Rubik"/>
          <w:sz w:val="24"/>
          <w:szCs w:val="24"/>
        </w:rPr>
        <w:t xml:space="preserve">study </w:t>
      </w:r>
      <w:r w:rsidR="00F83F49" w:rsidRPr="001561D6">
        <w:rPr>
          <w:rFonts w:ascii="Rubik" w:hAnsi="Rubik" w:cs="Rubik"/>
          <w:sz w:val="24"/>
          <w:szCs w:val="24"/>
        </w:rPr>
        <w:t xml:space="preserve">using </w:t>
      </w:r>
      <w:r w:rsidR="00ED1179" w:rsidRPr="001561D6">
        <w:rPr>
          <w:rFonts w:ascii="Rubik" w:hAnsi="Rubik" w:cs="Rubik"/>
          <w:sz w:val="24"/>
          <w:szCs w:val="24"/>
        </w:rPr>
        <w:t xml:space="preserve">traits and / or functional groups to classify species </w:t>
      </w:r>
      <w:r w:rsidR="001561D6" w:rsidRPr="001561D6">
        <w:rPr>
          <w:rFonts w:ascii="Rubik" w:hAnsi="Rubik" w:cs="Rubik"/>
          <w:sz w:val="24"/>
          <w:szCs w:val="24"/>
        </w:rPr>
        <w:t xml:space="preserve">and assess </w:t>
      </w:r>
      <w:r w:rsidR="00ED1179" w:rsidRPr="001561D6">
        <w:rPr>
          <w:rFonts w:ascii="Rubik" w:hAnsi="Rubik" w:cs="Rubik"/>
          <w:sz w:val="24"/>
          <w:szCs w:val="24"/>
        </w:rPr>
        <w:t xml:space="preserve">their response </w:t>
      </w:r>
      <w:r>
        <w:rPr>
          <w:rFonts w:ascii="Rubik" w:hAnsi="Rubik" w:cs="Rubik"/>
          <w:sz w:val="24"/>
          <w:szCs w:val="24"/>
        </w:rPr>
        <w:t xml:space="preserve">to </w:t>
      </w:r>
      <w:r w:rsidR="00ED1179" w:rsidRPr="001561D6">
        <w:rPr>
          <w:rFonts w:ascii="Rubik" w:hAnsi="Rubik" w:cs="Rubik"/>
          <w:sz w:val="24"/>
          <w:szCs w:val="24"/>
        </w:rPr>
        <w:t>and/or effect on the environment (</w:t>
      </w:r>
      <w:r w:rsidR="0078322D">
        <w:rPr>
          <w:rFonts w:ascii="Rubik" w:hAnsi="Rubik" w:cs="Rubik"/>
          <w:sz w:val="24"/>
          <w:szCs w:val="24"/>
        </w:rPr>
        <w:t xml:space="preserve">Arnold 1983, </w:t>
      </w:r>
      <w:proofErr w:type="spellStart"/>
      <w:r w:rsidR="00ED1179" w:rsidRPr="001561D6">
        <w:rPr>
          <w:rFonts w:ascii="Rubik" w:hAnsi="Rubik" w:cs="Rubik"/>
          <w:sz w:val="24"/>
          <w:szCs w:val="24"/>
        </w:rPr>
        <w:t>Violle</w:t>
      </w:r>
      <w:proofErr w:type="spellEnd"/>
      <w:r w:rsidR="00ED1179" w:rsidRPr="001561D6">
        <w:rPr>
          <w:rFonts w:ascii="Rubik" w:hAnsi="Rubik" w:cs="Rubik"/>
          <w:sz w:val="24"/>
          <w:szCs w:val="24"/>
        </w:rPr>
        <w:t xml:space="preserve"> et al. 2007, </w:t>
      </w:r>
      <w:proofErr w:type="spellStart"/>
      <w:r w:rsidR="00ED1179" w:rsidRPr="001561D6">
        <w:rPr>
          <w:rFonts w:ascii="Rubik" w:hAnsi="Rubik" w:cs="Rubik"/>
          <w:sz w:val="24"/>
          <w:szCs w:val="24"/>
        </w:rPr>
        <w:t>Lavorel</w:t>
      </w:r>
      <w:proofErr w:type="spellEnd"/>
      <w:r w:rsidR="00ED1179" w:rsidRPr="001561D6">
        <w:rPr>
          <w:rFonts w:ascii="Rubik" w:hAnsi="Rubik" w:cs="Rubik"/>
          <w:sz w:val="24"/>
          <w:szCs w:val="24"/>
        </w:rPr>
        <w:t xml:space="preserve"> et al. 2008, refs). We were inclusive here by considering </w:t>
      </w:r>
      <w:r>
        <w:rPr>
          <w:rFonts w:ascii="Rubik" w:hAnsi="Rubik" w:cs="Rubik"/>
          <w:sz w:val="24"/>
          <w:szCs w:val="24"/>
        </w:rPr>
        <w:t xml:space="preserve">studies using </w:t>
      </w:r>
      <w:r w:rsidR="00ED1179" w:rsidRPr="001561D6">
        <w:rPr>
          <w:rFonts w:ascii="Rubik" w:hAnsi="Rubik" w:cs="Rubik"/>
          <w:sz w:val="24"/>
          <w:szCs w:val="24"/>
        </w:rPr>
        <w:t>functional group</w:t>
      </w:r>
      <w:r>
        <w:rPr>
          <w:rFonts w:ascii="Rubik" w:hAnsi="Rubik" w:cs="Rubik"/>
          <w:sz w:val="24"/>
          <w:szCs w:val="24"/>
        </w:rPr>
        <w:t>s</w:t>
      </w:r>
      <w:r w:rsidR="00ED1179" w:rsidRPr="001561D6">
        <w:rPr>
          <w:rFonts w:ascii="Rubik" w:hAnsi="Rubik" w:cs="Rubik"/>
          <w:sz w:val="24"/>
          <w:szCs w:val="24"/>
        </w:rPr>
        <w:t xml:space="preserve">, because attributing one species </w:t>
      </w:r>
      <w:r>
        <w:rPr>
          <w:rFonts w:ascii="Rubik" w:hAnsi="Rubik" w:cs="Rubik"/>
          <w:sz w:val="24"/>
          <w:szCs w:val="24"/>
        </w:rPr>
        <w:t>to</w:t>
      </w:r>
      <w:r w:rsidR="00ED1179" w:rsidRPr="001561D6">
        <w:rPr>
          <w:rFonts w:ascii="Rubik" w:hAnsi="Rubik" w:cs="Rubik"/>
          <w:sz w:val="24"/>
          <w:szCs w:val="24"/>
        </w:rPr>
        <w:t xml:space="preserve"> a functional group (e.g., insectivore guild) </w:t>
      </w:r>
      <w:r>
        <w:rPr>
          <w:rFonts w:ascii="Rubik" w:hAnsi="Rubik" w:cs="Rubik"/>
          <w:sz w:val="24"/>
          <w:szCs w:val="24"/>
        </w:rPr>
        <w:t>demands</w:t>
      </w:r>
      <w:r w:rsidR="00ED1179" w:rsidRPr="001561D6">
        <w:rPr>
          <w:rFonts w:ascii="Rubik" w:hAnsi="Rubik" w:cs="Rubik"/>
          <w:sz w:val="24"/>
          <w:szCs w:val="24"/>
        </w:rPr>
        <w:t xml:space="preserve"> knowledge on a set of </w:t>
      </w:r>
      <w:commentRangeStart w:id="12"/>
      <w:r w:rsidR="00ED1179" w:rsidRPr="001561D6">
        <w:rPr>
          <w:rFonts w:ascii="Rubik" w:hAnsi="Rubik" w:cs="Rubik"/>
          <w:sz w:val="24"/>
          <w:szCs w:val="24"/>
        </w:rPr>
        <w:t>traits</w:t>
      </w:r>
      <w:commentRangeEnd w:id="12"/>
      <w:r w:rsidR="00ED1179" w:rsidRPr="00617BB8">
        <w:rPr>
          <w:rStyle w:val="Refdecomentrio"/>
          <w:rFonts w:ascii="Rubik" w:hAnsi="Rubik" w:cs="Rubik"/>
          <w:sz w:val="24"/>
          <w:szCs w:val="24"/>
        </w:rPr>
        <w:commentReference w:id="12"/>
      </w:r>
      <w:r w:rsidR="001561D6" w:rsidRPr="001561D6">
        <w:rPr>
          <w:rFonts w:ascii="Rubik" w:hAnsi="Rubik" w:cs="Rubik"/>
          <w:sz w:val="24"/>
          <w:szCs w:val="24"/>
        </w:rPr>
        <w:t xml:space="preserve"> </w:t>
      </w:r>
      <w:r>
        <w:rPr>
          <w:rFonts w:ascii="Rubik" w:hAnsi="Rubik" w:cs="Rubik"/>
          <w:sz w:val="24"/>
          <w:szCs w:val="24"/>
        </w:rPr>
        <w:t xml:space="preserve">of the organisms being classified </w:t>
      </w:r>
      <w:r w:rsidR="001561D6" w:rsidRPr="001561D6">
        <w:rPr>
          <w:rFonts w:ascii="Rubik" w:hAnsi="Rubik" w:cs="Rubik"/>
          <w:sz w:val="24"/>
          <w:szCs w:val="24"/>
        </w:rPr>
        <w:t>(e.g., feeding behavior, diet content)</w:t>
      </w:r>
      <w:r w:rsidR="00ED1179" w:rsidRPr="001561D6">
        <w:rPr>
          <w:rFonts w:ascii="Rubik" w:hAnsi="Rubik" w:cs="Rubik"/>
          <w:sz w:val="24"/>
          <w:szCs w:val="24"/>
        </w:rPr>
        <w:t xml:space="preserve">. </w:t>
      </w:r>
    </w:p>
    <w:p w14:paraId="66435CDA" w14:textId="5BBE5DD6" w:rsidR="00ED1179" w:rsidRDefault="009B0DB1" w:rsidP="001561D6">
      <w:pPr>
        <w:pStyle w:val="PargrafodaLista"/>
        <w:numPr>
          <w:ilvl w:val="0"/>
          <w:numId w:val="2"/>
        </w:numPr>
        <w:spacing w:after="240" w:line="480" w:lineRule="auto"/>
        <w:rPr>
          <w:rFonts w:ascii="Rubik" w:hAnsi="Rubik" w:cs="Rubik"/>
          <w:sz w:val="24"/>
          <w:szCs w:val="24"/>
        </w:rPr>
      </w:pPr>
      <w:r>
        <w:rPr>
          <w:rFonts w:ascii="Rubik" w:hAnsi="Rubik" w:cs="Rubik"/>
          <w:sz w:val="24"/>
          <w:szCs w:val="24"/>
        </w:rPr>
        <w:t>C</w:t>
      </w:r>
      <w:r w:rsidR="00ED1179" w:rsidRPr="001561D6">
        <w:rPr>
          <w:rFonts w:ascii="Rubik" w:hAnsi="Rubik" w:cs="Rubik"/>
          <w:sz w:val="24"/>
          <w:szCs w:val="24"/>
        </w:rPr>
        <w:t>ross</w:t>
      </w:r>
      <w:r w:rsidR="006A7A95">
        <w:rPr>
          <w:rFonts w:ascii="Rubik" w:hAnsi="Rubik" w:cs="Rubik"/>
          <w:sz w:val="24"/>
          <w:szCs w:val="24"/>
        </w:rPr>
        <w:t xml:space="preserve"> </w:t>
      </w:r>
      <w:r w:rsidR="00ED1179" w:rsidRPr="001561D6">
        <w:rPr>
          <w:rFonts w:ascii="Rubik" w:hAnsi="Rubik" w:cs="Rubik"/>
          <w:sz w:val="24"/>
          <w:szCs w:val="24"/>
        </w:rPr>
        <w:t>taxa</w:t>
      </w:r>
      <w:r w:rsidR="00AC7076">
        <w:rPr>
          <w:rFonts w:ascii="Rubik" w:hAnsi="Rubik" w:cs="Rubik"/>
          <w:sz w:val="24"/>
          <w:szCs w:val="24"/>
        </w:rPr>
        <w:t xml:space="preserve"> </w:t>
      </w:r>
      <w:r>
        <w:rPr>
          <w:rFonts w:ascii="Rubik" w:hAnsi="Rubik" w:cs="Rubik"/>
          <w:sz w:val="24"/>
          <w:szCs w:val="24"/>
        </w:rPr>
        <w:t>research</w:t>
      </w:r>
      <w:r w:rsidR="00F83F49" w:rsidRPr="001561D6">
        <w:rPr>
          <w:rFonts w:ascii="Rubik" w:hAnsi="Rubik" w:cs="Rubik"/>
          <w:sz w:val="24"/>
          <w:szCs w:val="24"/>
        </w:rPr>
        <w:t>:</w:t>
      </w:r>
      <w:r w:rsidR="00ED1179" w:rsidRPr="001561D6">
        <w:rPr>
          <w:rFonts w:ascii="Rubik" w:hAnsi="Rubik" w:cs="Rubik"/>
          <w:sz w:val="24"/>
          <w:szCs w:val="24"/>
        </w:rPr>
        <w:t xml:space="preserve"> </w:t>
      </w:r>
      <w:r w:rsidR="001561D6">
        <w:rPr>
          <w:rFonts w:ascii="Rubik" w:hAnsi="Rubik" w:cs="Rubik"/>
          <w:sz w:val="24"/>
          <w:szCs w:val="24"/>
        </w:rPr>
        <w:t>research</w:t>
      </w:r>
      <w:r w:rsidR="00ED1179" w:rsidRPr="001561D6">
        <w:rPr>
          <w:rFonts w:ascii="Rubik" w:hAnsi="Rubik" w:cs="Rubik"/>
          <w:sz w:val="24"/>
          <w:szCs w:val="24"/>
        </w:rPr>
        <w:t xml:space="preserve"> </w:t>
      </w:r>
      <w:r w:rsidR="00F83F49" w:rsidRPr="001561D6">
        <w:rPr>
          <w:rFonts w:ascii="Rubik" w:hAnsi="Rubik" w:cs="Rubik"/>
          <w:sz w:val="24"/>
          <w:szCs w:val="24"/>
        </w:rPr>
        <w:t>including</w:t>
      </w:r>
      <w:r w:rsidR="00ED1179" w:rsidRPr="001561D6">
        <w:rPr>
          <w:rFonts w:ascii="Rubik" w:hAnsi="Rubik" w:cs="Rubik"/>
          <w:sz w:val="24"/>
          <w:szCs w:val="24"/>
        </w:rPr>
        <w:t xml:space="preserve"> </w:t>
      </w:r>
      <w:r w:rsidR="00F83F49" w:rsidRPr="001561D6">
        <w:rPr>
          <w:rFonts w:ascii="Rubik" w:hAnsi="Rubik" w:cs="Rubik"/>
          <w:sz w:val="24"/>
          <w:szCs w:val="24"/>
        </w:rPr>
        <w:t xml:space="preserve">community and trait </w:t>
      </w:r>
      <w:r w:rsidR="00ED1179" w:rsidRPr="001561D6">
        <w:rPr>
          <w:rFonts w:ascii="Rubik" w:hAnsi="Rubik" w:cs="Rubik"/>
          <w:sz w:val="24"/>
          <w:szCs w:val="24"/>
        </w:rPr>
        <w:t xml:space="preserve">data </w:t>
      </w:r>
      <w:r w:rsidR="00F83F49" w:rsidRPr="001561D6">
        <w:rPr>
          <w:rFonts w:ascii="Rubik" w:hAnsi="Rubik" w:cs="Rubik"/>
          <w:sz w:val="24"/>
          <w:szCs w:val="24"/>
        </w:rPr>
        <w:t>of</w:t>
      </w:r>
      <w:r w:rsidR="00ED1179" w:rsidRPr="001561D6">
        <w:rPr>
          <w:rFonts w:ascii="Rubik" w:hAnsi="Rubik" w:cs="Rubik"/>
          <w:sz w:val="24"/>
          <w:szCs w:val="24"/>
        </w:rPr>
        <w:t xml:space="preserve"> </w:t>
      </w:r>
      <w:r w:rsidR="0004505B">
        <w:rPr>
          <w:rFonts w:ascii="Rubik" w:hAnsi="Rubik" w:cs="Rubik"/>
          <w:sz w:val="24"/>
          <w:szCs w:val="24"/>
        </w:rPr>
        <w:t xml:space="preserve">multiple </w:t>
      </w:r>
      <w:r w:rsidR="00ED1179" w:rsidRPr="001561D6">
        <w:rPr>
          <w:rFonts w:ascii="Rubik" w:hAnsi="Rubik" w:cs="Rubik"/>
          <w:sz w:val="24"/>
          <w:szCs w:val="24"/>
        </w:rPr>
        <w:t xml:space="preserve">taxa from at least one </w:t>
      </w:r>
      <w:r w:rsidR="00AC7076">
        <w:rPr>
          <w:rFonts w:ascii="Rubik" w:hAnsi="Rubik" w:cs="Rubik"/>
          <w:sz w:val="24"/>
          <w:szCs w:val="24"/>
        </w:rPr>
        <w:t xml:space="preserve">different </w:t>
      </w:r>
      <w:r w:rsidR="00ED1179" w:rsidRPr="001561D6">
        <w:rPr>
          <w:rFonts w:ascii="Rubik" w:hAnsi="Rubik" w:cs="Rubik"/>
          <w:sz w:val="24"/>
          <w:szCs w:val="24"/>
        </w:rPr>
        <w:t xml:space="preserve">taxonomic </w:t>
      </w:r>
      <w:commentRangeStart w:id="13"/>
      <w:r w:rsidR="00ED1179" w:rsidRPr="001561D6">
        <w:rPr>
          <w:rFonts w:ascii="Rubik" w:hAnsi="Rubik" w:cs="Rubik"/>
          <w:sz w:val="24"/>
          <w:szCs w:val="24"/>
        </w:rPr>
        <w:t>family</w:t>
      </w:r>
      <w:commentRangeEnd w:id="13"/>
      <w:r w:rsidR="00ED1179" w:rsidRPr="00617BB8">
        <w:rPr>
          <w:rStyle w:val="Refdecomentrio"/>
          <w:rFonts w:ascii="Rubik" w:hAnsi="Rubik" w:cs="Rubik"/>
          <w:sz w:val="24"/>
          <w:szCs w:val="24"/>
        </w:rPr>
        <w:commentReference w:id="13"/>
      </w:r>
      <w:r w:rsidR="00ED1179" w:rsidRPr="001561D6">
        <w:rPr>
          <w:rFonts w:ascii="Rubik" w:hAnsi="Rubik" w:cs="Rubik"/>
          <w:sz w:val="24"/>
          <w:szCs w:val="24"/>
        </w:rPr>
        <w:t xml:space="preserve">. We used </w:t>
      </w:r>
      <w:r w:rsidR="00ED1179" w:rsidRPr="001561D6">
        <w:rPr>
          <w:rFonts w:ascii="Rubik" w:hAnsi="Rubik" w:cs="Rubik"/>
          <w:sz w:val="24"/>
          <w:szCs w:val="24"/>
        </w:rPr>
        <w:lastRenderedPageBreak/>
        <w:t xml:space="preserve">family because organisms tend to be ecologically and evolutionarily independent units </w:t>
      </w:r>
      <w:r w:rsidR="001561D6">
        <w:rPr>
          <w:rFonts w:ascii="Rubik" w:hAnsi="Rubik" w:cs="Rubik"/>
          <w:sz w:val="24"/>
          <w:szCs w:val="24"/>
        </w:rPr>
        <w:t xml:space="preserve">from </w:t>
      </w:r>
      <w:r w:rsidR="00ED1179" w:rsidRPr="001561D6">
        <w:rPr>
          <w:rFonts w:ascii="Rubik" w:hAnsi="Rubik" w:cs="Rubik"/>
          <w:sz w:val="24"/>
          <w:szCs w:val="24"/>
        </w:rPr>
        <w:t xml:space="preserve">this </w:t>
      </w:r>
      <w:r w:rsidR="001561D6">
        <w:rPr>
          <w:rFonts w:ascii="Rubik" w:hAnsi="Rubik" w:cs="Rubik"/>
          <w:sz w:val="24"/>
          <w:szCs w:val="24"/>
        </w:rPr>
        <w:t xml:space="preserve">to superior </w:t>
      </w:r>
      <w:r w:rsidR="00ED1179" w:rsidRPr="001561D6">
        <w:rPr>
          <w:rFonts w:ascii="Rubik" w:hAnsi="Rubik" w:cs="Rubik"/>
          <w:sz w:val="24"/>
          <w:szCs w:val="24"/>
        </w:rPr>
        <w:t>taxonomic rank</w:t>
      </w:r>
      <w:r w:rsidR="001561D6">
        <w:rPr>
          <w:rFonts w:ascii="Rubik" w:hAnsi="Rubik" w:cs="Rubik"/>
          <w:sz w:val="24"/>
          <w:szCs w:val="24"/>
        </w:rPr>
        <w:t>s</w:t>
      </w:r>
      <w:r w:rsidR="00ED1179" w:rsidRPr="001561D6">
        <w:rPr>
          <w:rFonts w:ascii="Rubik" w:hAnsi="Rubik" w:cs="Rubik"/>
          <w:sz w:val="24"/>
          <w:szCs w:val="24"/>
        </w:rPr>
        <w:t xml:space="preserve"> (Wiens &amp; Graham 2005, Hadley et al. 2009, </w:t>
      </w:r>
      <w:commentRangeStart w:id="14"/>
      <w:r w:rsidR="00ED1179" w:rsidRPr="001561D6">
        <w:rPr>
          <w:rFonts w:ascii="Rubik" w:hAnsi="Rubik" w:cs="Rubik"/>
          <w:sz w:val="24"/>
          <w:szCs w:val="24"/>
        </w:rPr>
        <w:t xml:space="preserve">Anderegg </w:t>
      </w:r>
      <w:commentRangeEnd w:id="14"/>
      <w:r w:rsidR="00ED1179">
        <w:rPr>
          <w:rStyle w:val="Refdecomentrio"/>
        </w:rPr>
        <w:commentReference w:id="14"/>
      </w:r>
      <w:r w:rsidR="00ED1179" w:rsidRPr="001561D6">
        <w:rPr>
          <w:rFonts w:ascii="Rubik" w:hAnsi="Rubik" w:cs="Rubik"/>
          <w:sz w:val="24"/>
          <w:szCs w:val="24"/>
        </w:rPr>
        <w:t>et al. 2018).</w:t>
      </w:r>
    </w:p>
    <w:p w14:paraId="66E3888F" w14:textId="77777777" w:rsidR="00BD028E" w:rsidRPr="001561D6" w:rsidRDefault="00BD028E" w:rsidP="00BD028E">
      <w:pPr>
        <w:pStyle w:val="PargrafodaLista"/>
        <w:spacing w:after="240" w:line="480" w:lineRule="auto"/>
        <w:ind w:left="1440"/>
        <w:rPr>
          <w:rFonts w:ascii="Rubik" w:hAnsi="Rubik" w:cs="Rubik"/>
          <w:sz w:val="24"/>
          <w:szCs w:val="24"/>
        </w:rPr>
      </w:pPr>
    </w:p>
    <w:p w14:paraId="4EC556E9" w14:textId="05B6CE0B" w:rsidR="00CE309B" w:rsidRDefault="006A7A95" w:rsidP="00957D88">
      <w:pPr>
        <w:spacing w:after="240" w:line="480" w:lineRule="auto"/>
        <w:ind w:firstLine="720"/>
        <w:rPr>
          <w:rFonts w:ascii="Rubik" w:hAnsi="Rubik" w:cs="Rubik"/>
          <w:sz w:val="24"/>
          <w:szCs w:val="24"/>
        </w:rPr>
      </w:pPr>
      <w:r>
        <w:rPr>
          <w:rFonts w:ascii="Rubik" w:hAnsi="Rubik" w:cs="Rubik"/>
          <w:sz w:val="24"/>
          <w:szCs w:val="24"/>
        </w:rPr>
        <w:t xml:space="preserve">We </w:t>
      </w:r>
      <w:r w:rsidR="00F91304">
        <w:rPr>
          <w:rFonts w:ascii="Rubik" w:hAnsi="Rubik" w:cs="Rubik"/>
          <w:sz w:val="24"/>
          <w:szCs w:val="24"/>
        </w:rPr>
        <w:t>collected data on</w:t>
      </w:r>
      <w:r w:rsidR="00F83F49">
        <w:rPr>
          <w:rFonts w:ascii="Rubik" w:hAnsi="Rubik" w:cs="Rubik"/>
          <w:sz w:val="24"/>
          <w:szCs w:val="24"/>
        </w:rPr>
        <w:t xml:space="preserve"> </w:t>
      </w:r>
      <w:r w:rsidR="009B0DB1">
        <w:rPr>
          <w:rFonts w:ascii="Rubik" w:hAnsi="Rubik" w:cs="Rubik"/>
          <w:sz w:val="24"/>
          <w:szCs w:val="24"/>
        </w:rPr>
        <w:t>26</w:t>
      </w:r>
      <w:r w:rsidR="00905E72">
        <w:rPr>
          <w:rFonts w:ascii="Rubik" w:hAnsi="Rubik" w:cs="Rubik"/>
          <w:sz w:val="24"/>
          <w:szCs w:val="24"/>
        </w:rPr>
        <w:t xml:space="preserve"> </w:t>
      </w:r>
      <w:r>
        <w:rPr>
          <w:rFonts w:ascii="Rubik" w:hAnsi="Rubik" w:cs="Rubik"/>
          <w:sz w:val="24"/>
          <w:szCs w:val="24"/>
        </w:rPr>
        <w:t>descriptors</w:t>
      </w:r>
      <w:r w:rsidR="00F83F49">
        <w:rPr>
          <w:rFonts w:ascii="Rubik" w:hAnsi="Rubik" w:cs="Rubik"/>
          <w:sz w:val="24"/>
          <w:szCs w:val="24"/>
        </w:rPr>
        <w:t xml:space="preserve"> </w:t>
      </w:r>
      <w:r w:rsidR="00F91304">
        <w:rPr>
          <w:rFonts w:ascii="Rubik" w:hAnsi="Rubik" w:cs="Rubik"/>
          <w:sz w:val="24"/>
          <w:szCs w:val="24"/>
        </w:rPr>
        <w:t xml:space="preserve">of each article </w:t>
      </w:r>
      <w:r>
        <w:rPr>
          <w:rFonts w:ascii="Rubik" w:hAnsi="Rubik" w:cs="Rubik"/>
          <w:sz w:val="24"/>
          <w:szCs w:val="24"/>
        </w:rPr>
        <w:t>that passed by th</w:t>
      </w:r>
      <w:r w:rsidR="00995167">
        <w:rPr>
          <w:rFonts w:ascii="Rubik" w:hAnsi="Rubik" w:cs="Rubik"/>
          <w:sz w:val="24"/>
          <w:szCs w:val="24"/>
        </w:rPr>
        <w:t>e</w:t>
      </w:r>
      <w:r>
        <w:rPr>
          <w:rFonts w:ascii="Rubik" w:hAnsi="Rubik" w:cs="Rubik"/>
          <w:sz w:val="24"/>
          <w:szCs w:val="24"/>
        </w:rPr>
        <w:t xml:space="preserve"> initial filtering</w:t>
      </w:r>
      <w:r w:rsidR="00905E72">
        <w:rPr>
          <w:rFonts w:ascii="Rubik" w:hAnsi="Rubik" w:cs="Rubik"/>
          <w:sz w:val="24"/>
          <w:szCs w:val="24"/>
        </w:rPr>
        <w:t xml:space="preserve"> phase (Table S</w:t>
      </w:r>
      <w:r w:rsidR="00E657B2">
        <w:rPr>
          <w:rFonts w:ascii="Rubik" w:hAnsi="Rubik" w:cs="Rubik"/>
          <w:sz w:val="24"/>
          <w:szCs w:val="24"/>
        </w:rPr>
        <w:t>2</w:t>
      </w:r>
      <w:r w:rsidR="00905E72">
        <w:rPr>
          <w:rFonts w:ascii="Rubik" w:hAnsi="Rubik" w:cs="Rubik"/>
          <w:sz w:val="24"/>
          <w:szCs w:val="24"/>
        </w:rPr>
        <w:t>)</w:t>
      </w:r>
      <w:r>
        <w:rPr>
          <w:rFonts w:ascii="Rubik" w:hAnsi="Rubik" w:cs="Rubik"/>
          <w:sz w:val="24"/>
          <w:szCs w:val="24"/>
        </w:rPr>
        <w:t xml:space="preserve">. </w:t>
      </w:r>
      <w:r w:rsidR="00905E72">
        <w:rPr>
          <w:rFonts w:ascii="Rubik" w:hAnsi="Rubik" w:cs="Rubik"/>
          <w:sz w:val="24"/>
          <w:szCs w:val="24"/>
        </w:rPr>
        <w:t xml:space="preserve">With these descriptors </w:t>
      </w:r>
      <w:r w:rsidR="00957D88">
        <w:rPr>
          <w:rFonts w:ascii="Rubik" w:hAnsi="Rubik" w:cs="Rubik"/>
          <w:sz w:val="24"/>
          <w:szCs w:val="24"/>
        </w:rPr>
        <w:t xml:space="preserve">we </w:t>
      </w:r>
      <w:r w:rsidR="00905E72">
        <w:rPr>
          <w:rFonts w:ascii="Rubik" w:hAnsi="Rubik" w:cs="Rubik"/>
          <w:sz w:val="24"/>
          <w:szCs w:val="24"/>
        </w:rPr>
        <w:t>built a data set where</w:t>
      </w:r>
      <w:r w:rsidR="00957D88">
        <w:rPr>
          <w:rFonts w:ascii="Rubik" w:hAnsi="Rubik" w:cs="Rubik"/>
          <w:sz w:val="24"/>
          <w:szCs w:val="24"/>
        </w:rPr>
        <w:t xml:space="preserve"> each entry consist</w:t>
      </w:r>
      <w:r w:rsidR="00CA6817">
        <w:rPr>
          <w:rFonts w:ascii="Rubik" w:hAnsi="Rubik" w:cs="Rubik"/>
          <w:sz w:val="24"/>
          <w:szCs w:val="24"/>
        </w:rPr>
        <w:t>s</w:t>
      </w:r>
      <w:r w:rsidR="00957D88">
        <w:rPr>
          <w:rFonts w:ascii="Rubik" w:hAnsi="Rubik" w:cs="Rubik"/>
          <w:sz w:val="24"/>
          <w:szCs w:val="24"/>
        </w:rPr>
        <w:t xml:space="preserve"> o</w:t>
      </w:r>
      <w:r w:rsidR="00905E72">
        <w:rPr>
          <w:rFonts w:ascii="Rubik" w:hAnsi="Rubik" w:cs="Rubik"/>
          <w:sz w:val="24"/>
          <w:szCs w:val="24"/>
        </w:rPr>
        <w:t>n descriptors</w:t>
      </w:r>
      <w:r w:rsidR="00957D88">
        <w:rPr>
          <w:rFonts w:ascii="Rubik" w:hAnsi="Rubik" w:cs="Rubik"/>
          <w:sz w:val="24"/>
          <w:szCs w:val="24"/>
        </w:rPr>
        <w:t xml:space="preserve"> </w:t>
      </w:r>
      <w:r w:rsidR="00F91304">
        <w:rPr>
          <w:rFonts w:ascii="Rubik" w:hAnsi="Rubik" w:cs="Rubik"/>
          <w:sz w:val="24"/>
          <w:szCs w:val="24"/>
        </w:rPr>
        <w:t xml:space="preserve">(columns) </w:t>
      </w:r>
      <w:r w:rsidR="00905E72">
        <w:rPr>
          <w:rFonts w:ascii="Rubik" w:hAnsi="Rubik" w:cs="Rubik"/>
          <w:sz w:val="24"/>
          <w:szCs w:val="24"/>
        </w:rPr>
        <w:t xml:space="preserve">per </w:t>
      </w:r>
      <w:r w:rsidR="00957D88">
        <w:rPr>
          <w:rFonts w:ascii="Rubik" w:hAnsi="Rubik" w:cs="Rubik"/>
          <w:sz w:val="24"/>
          <w:szCs w:val="24"/>
        </w:rPr>
        <w:t>trait</w:t>
      </w:r>
      <w:r w:rsidR="00905E72">
        <w:rPr>
          <w:rFonts w:ascii="Rubik" w:hAnsi="Rubik" w:cs="Rubik"/>
          <w:sz w:val="24"/>
          <w:szCs w:val="24"/>
        </w:rPr>
        <w:t>,</w:t>
      </w:r>
      <w:r w:rsidR="00957D88">
        <w:rPr>
          <w:rFonts w:ascii="Rubik" w:hAnsi="Rubik" w:cs="Rubik"/>
          <w:sz w:val="24"/>
          <w:szCs w:val="24"/>
        </w:rPr>
        <w:t xml:space="preserve"> taxon and </w:t>
      </w:r>
      <w:r w:rsidR="00905E72">
        <w:rPr>
          <w:rFonts w:ascii="Rubik" w:hAnsi="Rubik" w:cs="Rubik"/>
          <w:sz w:val="24"/>
          <w:szCs w:val="24"/>
        </w:rPr>
        <w:t>article</w:t>
      </w:r>
      <w:r w:rsidR="00F91304">
        <w:rPr>
          <w:rFonts w:ascii="Rubik" w:hAnsi="Rubik" w:cs="Rubik"/>
          <w:sz w:val="24"/>
          <w:szCs w:val="24"/>
        </w:rPr>
        <w:t xml:space="preserve"> (rows)</w:t>
      </w:r>
      <w:r w:rsidR="00957D88">
        <w:rPr>
          <w:rFonts w:ascii="Rubik" w:hAnsi="Rubik" w:cs="Rubik"/>
          <w:sz w:val="24"/>
          <w:szCs w:val="24"/>
        </w:rPr>
        <w:t>.</w:t>
      </w:r>
    </w:p>
    <w:p w14:paraId="2F32CC67" w14:textId="0428856C" w:rsidR="00F34F73" w:rsidRDefault="00F34F73" w:rsidP="00957D88">
      <w:pPr>
        <w:spacing w:after="240" w:line="480" w:lineRule="auto"/>
        <w:ind w:firstLine="720"/>
        <w:rPr>
          <w:rFonts w:ascii="Rubik" w:hAnsi="Rubik" w:cs="Rubik"/>
          <w:sz w:val="24"/>
          <w:szCs w:val="24"/>
        </w:rPr>
      </w:pPr>
    </w:p>
    <w:p w14:paraId="2D6085A8" w14:textId="15EF9D47" w:rsidR="00F34F73" w:rsidRPr="00E52C58" w:rsidRDefault="00A12D75" w:rsidP="00A12D75">
      <w:pPr>
        <w:spacing w:after="240" w:line="480" w:lineRule="auto"/>
        <w:rPr>
          <w:rFonts w:ascii="Rubik" w:hAnsi="Rubik" w:cs="Rubik"/>
          <w:b/>
          <w:bCs/>
          <w:sz w:val="24"/>
          <w:szCs w:val="24"/>
        </w:rPr>
      </w:pPr>
      <w:r w:rsidRPr="00E52C58">
        <w:rPr>
          <w:rFonts w:ascii="Rubik" w:hAnsi="Rubik" w:cs="Rubik"/>
          <w:b/>
          <w:bCs/>
          <w:sz w:val="24"/>
          <w:szCs w:val="24"/>
        </w:rPr>
        <w:t>Data a</w:t>
      </w:r>
      <w:r w:rsidR="00F34F73" w:rsidRPr="00E52C58">
        <w:rPr>
          <w:rFonts w:ascii="Rubik" w:hAnsi="Rubik" w:cs="Rubik"/>
          <w:b/>
          <w:bCs/>
          <w:sz w:val="24"/>
          <w:szCs w:val="24"/>
        </w:rPr>
        <w:t>nalysis</w:t>
      </w:r>
    </w:p>
    <w:p w14:paraId="46D60904" w14:textId="3CAA2A8E" w:rsidR="00F34F73" w:rsidRDefault="00CE309B" w:rsidP="00F34F73">
      <w:pPr>
        <w:spacing w:after="240" w:line="480" w:lineRule="auto"/>
        <w:rPr>
          <w:rFonts w:ascii="Rubik" w:hAnsi="Rubik" w:cs="Rubik"/>
          <w:sz w:val="24"/>
          <w:szCs w:val="24"/>
        </w:rPr>
      </w:pPr>
      <w:proofErr w:type="spellStart"/>
      <w:r w:rsidRPr="00A12D75">
        <w:rPr>
          <w:rFonts w:ascii="Rubik" w:hAnsi="Rubik" w:cs="Rubik"/>
          <w:i/>
          <w:iCs/>
          <w:sz w:val="24"/>
          <w:szCs w:val="24"/>
        </w:rPr>
        <w:t>i</w:t>
      </w:r>
      <w:proofErr w:type="spellEnd"/>
      <w:r w:rsidRPr="00A12D75">
        <w:rPr>
          <w:rFonts w:ascii="Rubik" w:hAnsi="Rubik" w:cs="Rubik"/>
          <w:i/>
          <w:iCs/>
          <w:sz w:val="24"/>
          <w:szCs w:val="24"/>
        </w:rPr>
        <w:t xml:space="preserve">) </w:t>
      </w:r>
      <w:r w:rsidR="006E428C">
        <w:rPr>
          <w:rFonts w:ascii="Rubik" w:hAnsi="Rubik" w:cs="Rubik"/>
          <w:i/>
          <w:iCs/>
          <w:sz w:val="24"/>
          <w:szCs w:val="24"/>
        </w:rPr>
        <w:t>T</w:t>
      </w:r>
      <w:r w:rsidRPr="00A12D75">
        <w:rPr>
          <w:rFonts w:ascii="Rubik" w:hAnsi="Rubik" w:cs="Rubik"/>
          <w:i/>
          <w:iCs/>
          <w:sz w:val="24"/>
          <w:szCs w:val="24"/>
        </w:rPr>
        <w:t xml:space="preserve">he </w:t>
      </w:r>
      <w:r w:rsidR="00F91304">
        <w:rPr>
          <w:rFonts w:ascii="Rubik" w:hAnsi="Rubik" w:cs="Rubik"/>
          <w:i/>
          <w:iCs/>
          <w:sz w:val="24"/>
          <w:szCs w:val="24"/>
        </w:rPr>
        <w:t>taxonomic names</w:t>
      </w:r>
      <w:r w:rsidRPr="00A12D75">
        <w:rPr>
          <w:rFonts w:ascii="Rubik" w:hAnsi="Rubik" w:cs="Rubik"/>
          <w:i/>
          <w:iCs/>
          <w:sz w:val="24"/>
          <w:szCs w:val="24"/>
        </w:rPr>
        <w:t xml:space="preserve"> and ranks being studied</w:t>
      </w:r>
      <w:r w:rsidR="00F34F73" w:rsidRPr="00A12D75">
        <w:rPr>
          <w:rFonts w:ascii="Rubik" w:hAnsi="Rubik" w:cs="Rubik"/>
          <w:i/>
          <w:iCs/>
          <w:sz w:val="24"/>
          <w:szCs w:val="24"/>
        </w:rPr>
        <w:t>:</w:t>
      </w:r>
      <w:r w:rsidR="00F34F73">
        <w:rPr>
          <w:rFonts w:ascii="Rubik" w:hAnsi="Rubik" w:cs="Rubik"/>
          <w:sz w:val="24"/>
          <w:szCs w:val="24"/>
        </w:rPr>
        <w:t xml:space="preserve"> </w:t>
      </w:r>
      <w:r w:rsidR="00A12D75">
        <w:rPr>
          <w:rFonts w:ascii="Rubik" w:hAnsi="Rubik" w:cs="Rubik"/>
          <w:sz w:val="24"/>
          <w:szCs w:val="24"/>
        </w:rPr>
        <w:t xml:space="preserve">data were </w:t>
      </w:r>
      <w:r w:rsidR="00F34F73">
        <w:rPr>
          <w:rFonts w:ascii="Rubik" w:hAnsi="Rubik" w:cs="Rubik"/>
          <w:sz w:val="24"/>
          <w:szCs w:val="24"/>
        </w:rPr>
        <w:t>aggregated at level of article and taxon</w:t>
      </w:r>
      <w:r w:rsidR="00A12D75">
        <w:rPr>
          <w:rFonts w:ascii="Rubik" w:hAnsi="Rubik" w:cs="Rubik"/>
          <w:sz w:val="24"/>
          <w:szCs w:val="24"/>
        </w:rPr>
        <w:t>, which enabled</w:t>
      </w:r>
      <w:r w:rsidR="00F34F73">
        <w:rPr>
          <w:rFonts w:ascii="Rubik" w:hAnsi="Rubik" w:cs="Rubik"/>
          <w:sz w:val="24"/>
          <w:szCs w:val="24"/>
        </w:rPr>
        <w:t xml:space="preserve"> to find the number of articles per taxon. We analyzed the number of taxonomic ranks by aggregating data at the level of rank </w:t>
      </w:r>
      <w:r w:rsidR="00FD2F8B">
        <w:rPr>
          <w:rFonts w:ascii="Rubik" w:hAnsi="Rubik" w:cs="Rubik"/>
          <w:sz w:val="24"/>
          <w:szCs w:val="24"/>
        </w:rPr>
        <w:t>instead</w:t>
      </w:r>
      <w:r w:rsidR="00F34F73">
        <w:rPr>
          <w:rFonts w:ascii="Rubik" w:hAnsi="Rubik" w:cs="Rubik"/>
          <w:sz w:val="24"/>
          <w:szCs w:val="24"/>
        </w:rPr>
        <w:t xml:space="preserve"> </w:t>
      </w:r>
      <w:r w:rsidR="00FD2F8B">
        <w:rPr>
          <w:rFonts w:ascii="Rubik" w:hAnsi="Rubik" w:cs="Rubik"/>
          <w:sz w:val="24"/>
          <w:szCs w:val="24"/>
        </w:rPr>
        <w:t xml:space="preserve">of </w:t>
      </w:r>
      <w:r w:rsidR="00F34F73">
        <w:rPr>
          <w:rFonts w:ascii="Rubik" w:hAnsi="Rubik" w:cs="Rubik"/>
          <w:sz w:val="24"/>
          <w:szCs w:val="24"/>
        </w:rPr>
        <w:t>taxon.</w:t>
      </w:r>
      <w:r w:rsidR="00FD2F8B">
        <w:rPr>
          <w:rFonts w:ascii="Rubik" w:hAnsi="Rubik" w:cs="Rubik"/>
          <w:sz w:val="24"/>
          <w:szCs w:val="24"/>
        </w:rPr>
        <w:t xml:space="preserve"> </w:t>
      </w:r>
      <w:r w:rsidR="00F91304">
        <w:rPr>
          <w:rFonts w:ascii="Rubik" w:hAnsi="Rubik" w:cs="Rubik"/>
          <w:sz w:val="24"/>
          <w:szCs w:val="24"/>
        </w:rPr>
        <w:t xml:space="preserve">These results were </w:t>
      </w:r>
      <w:r w:rsidR="00FD2F8B">
        <w:rPr>
          <w:rFonts w:ascii="Rubik" w:hAnsi="Rubik" w:cs="Rubik"/>
          <w:sz w:val="24"/>
          <w:szCs w:val="24"/>
        </w:rPr>
        <w:t xml:space="preserve">represented </w:t>
      </w:r>
      <w:r w:rsidR="00F91304">
        <w:rPr>
          <w:rFonts w:ascii="Rubik" w:hAnsi="Rubik" w:cs="Rubik"/>
          <w:sz w:val="24"/>
          <w:szCs w:val="24"/>
        </w:rPr>
        <w:t xml:space="preserve">through </w:t>
      </w:r>
      <w:r w:rsidR="00FD2F8B">
        <w:rPr>
          <w:rFonts w:ascii="Rubik" w:hAnsi="Rubik" w:cs="Rubik"/>
          <w:sz w:val="24"/>
          <w:szCs w:val="24"/>
        </w:rPr>
        <w:t xml:space="preserve">barplots </w:t>
      </w:r>
      <w:r w:rsidR="00F91304">
        <w:rPr>
          <w:rFonts w:ascii="Rubik" w:hAnsi="Rubik" w:cs="Rubik"/>
          <w:sz w:val="24"/>
          <w:szCs w:val="24"/>
        </w:rPr>
        <w:t>built using the</w:t>
      </w:r>
      <w:r w:rsidR="00FD2F8B">
        <w:rPr>
          <w:rFonts w:ascii="Rubik" w:hAnsi="Rubik" w:cs="Rubik"/>
          <w:sz w:val="24"/>
          <w:szCs w:val="24"/>
        </w:rPr>
        <w:t xml:space="preserve"> </w:t>
      </w:r>
      <w:r w:rsidR="00872110">
        <w:rPr>
          <w:rFonts w:ascii="Rubik" w:hAnsi="Rubik" w:cs="Rubik"/>
          <w:sz w:val="24"/>
          <w:szCs w:val="24"/>
        </w:rPr>
        <w:t>‘</w:t>
      </w:r>
      <w:r w:rsidR="00FD2F8B">
        <w:rPr>
          <w:rFonts w:ascii="Rubik" w:hAnsi="Rubik" w:cs="Rubik"/>
          <w:sz w:val="24"/>
          <w:szCs w:val="24"/>
        </w:rPr>
        <w:t>ggplot2</w:t>
      </w:r>
      <w:r w:rsidR="00872110">
        <w:rPr>
          <w:rFonts w:ascii="Rubik" w:hAnsi="Rubik" w:cs="Rubik"/>
          <w:sz w:val="24"/>
          <w:szCs w:val="24"/>
        </w:rPr>
        <w:t>’</w:t>
      </w:r>
      <w:r w:rsidR="00FD2F8B">
        <w:rPr>
          <w:rFonts w:ascii="Rubik" w:hAnsi="Rubik" w:cs="Rubik"/>
          <w:sz w:val="24"/>
          <w:szCs w:val="24"/>
        </w:rPr>
        <w:t xml:space="preserve"> package of R. All analyzes were r</w:t>
      </w:r>
      <w:r w:rsidR="00872110">
        <w:rPr>
          <w:rFonts w:ascii="Rubik" w:hAnsi="Rubik" w:cs="Rubik"/>
          <w:sz w:val="24"/>
          <w:szCs w:val="24"/>
        </w:rPr>
        <w:t>a</w:t>
      </w:r>
      <w:r w:rsidR="00FD2F8B">
        <w:rPr>
          <w:rFonts w:ascii="Rubik" w:hAnsi="Rubik" w:cs="Rubik"/>
          <w:sz w:val="24"/>
          <w:szCs w:val="24"/>
        </w:rPr>
        <w:t>n in R v.4.1.1 (R Core Team 2021).</w:t>
      </w:r>
    </w:p>
    <w:p w14:paraId="1124CE6C" w14:textId="6BB58B22" w:rsidR="00D76161" w:rsidRDefault="00D76161" w:rsidP="00F34F73">
      <w:pPr>
        <w:spacing w:after="240" w:line="480" w:lineRule="auto"/>
        <w:rPr>
          <w:rFonts w:ascii="Rubik" w:hAnsi="Rubik" w:cs="Rubik"/>
          <w:sz w:val="24"/>
          <w:szCs w:val="24"/>
        </w:rPr>
      </w:pPr>
      <w:r>
        <w:rPr>
          <w:rFonts w:ascii="Rubik" w:hAnsi="Rubik" w:cs="Rubik"/>
          <w:sz w:val="24"/>
          <w:szCs w:val="24"/>
        </w:rPr>
        <w:t>We analyzed the most frequent links between taxa by building an interaction graph</w:t>
      </w:r>
      <w:r w:rsidR="00872110">
        <w:rPr>
          <w:rFonts w:ascii="Rubik" w:hAnsi="Rubik" w:cs="Rubik"/>
          <w:sz w:val="24"/>
          <w:szCs w:val="24"/>
        </w:rPr>
        <w:t xml:space="preserve">. We used the complete dataset to find all possible combinations of taxa, and then represented only those combinations with one of more articles. Each link refers to the connection between pairs of taxa, and the strength of the link was given by </w:t>
      </w:r>
      <w:r>
        <w:rPr>
          <w:rFonts w:ascii="Rubik" w:hAnsi="Rubik" w:cs="Rubik"/>
          <w:sz w:val="24"/>
          <w:szCs w:val="24"/>
        </w:rPr>
        <w:t xml:space="preserve">the number articles per </w:t>
      </w:r>
      <w:r w:rsidR="00872110">
        <w:rPr>
          <w:rFonts w:ascii="Rubik" w:hAnsi="Rubik" w:cs="Rubik"/>
          <w:sz w:val="24"/>
          <w:szCs w:val="24"/>
        </w:rPr>
        <w:t>pair</w:t>
      </w:r>
      <w:r>
        <w:rPr>
          <w:rFonts w:ascii="Rubik" w:hAnsi="Rubik" w:cs="Rubik"/>
          <w:sz w:val="24"/>
          <w:szCs w:val="24"/>
        </w:rPr>
        <w:t xml:space="preserve"> of taxa. These analyzes were run using functions of </w:t>
      </w:r>
      <w:r w:rsidR="00C734B4">
        <w:rPr>
          <w:rFonts w:ascii="Rubik" w:hAnsi="Rubik" w:cs="Rubik"/>
          <w:sz w:val="24"/>
          <w:szCs w:val="24"/>
        </w:rPr>
        <w:t>the ‘</w:t>
      </w:r>
      <w:proofErr w:type="spellStart"/>
      <w:r>
        <w:rPr>
          <w:rFonts w:ascii="Rubik" w:hAnsi="Rubik" w:cs="Rubik"/>
          <w:sz w:val="24"/>
          <w:szCs w:val="24"/>
        </w:rPr>
        <w:t>igraph</w:t>
      </w:r>
      <w:proofErr w:type="spellEnd"/>
      <w:r w:rsidR="00C734B4">
        <w:rPr>
          <w:rFonts w:ascii="Rubik" w:hAnsi="Rubik" w:cs="Rubik"/>
          <w:sz w:val="24"/>
          <w:szCs w:val="24"/>
        </w:rPr>
        <w:t>’</w:t>
      </w:r>
      <w:r>
        <w:rPr>
          <w:rFonts w:ascii="Rubik" w:hAnsi="Rubik" w:cs="Rubik"/>
          <w:sz w:val="24"/>
          <w:szCs w:val="24"/>
        </w:rPr>
        <w:t xml:space="preserve"> </w:t>
      </w:r>
      <w:r w:rsidR="00872110">
        <w:rPr>
          <w:rFonts w:ascii="Rubik" w:hAnsi="Rubik" w:cs="Rubik"/>
          <w:sz w:val="24"/>
          <w:szCs w:val="24"/>
        </w:rPr>
        <w:t xml:space="preserve">package </w:t>
      </w:r>
      <w:r>
        <w:rPr>
          <w:rFonts w:ascii="Rubik" w:hAnsi="Rubik" w:cs="Rubik"/>
          <w:sz w:val="24"/>
          <w:szCs w:val="24"/>
        </w:rPr>
        <w:t>of R.</w:t>
      </w:r>
    </w:p>
    <w:p w14:paraId="0BF44E6D" w14:textId="77777777" w:rsidR="00FD2F8B" w:rsidRDefault="00FD2F8B" w:rsidP="00F34F73">
      <w:pPr>
        <w:spacing w:after="240" w:line="480" w:lineRule="auto"/>
        <w:rPr>
          <w:rFonts w:ascii="Rubik" w:hAnsi="Rubik" w:cs="Rubik"/>
          <w:sz w:val="24"/>
          <w:szCs w:val="24"/>
        </w:rPr>
      </w:pPr>
    </w:p>
    <w:p w14:paraId="51469640" w14:textId="52F0B849" w:rsidR="00CE309B" w:rsidRDefault="00CE309B" w:rsidP="00F34F73">
      <w:pPr>
        <w:spacing w:after="240" w:line="480" w:lineRule="auto"/>
        <w:rPr>
          <w:rFonts w:ascii="Rubik" w:hAnsi="Rubik" w:cs="Rubik"/>
          <w:sz w:val="24"/>
          <w:szCs w:val="24"/>
        </w:rPr>
      </w:pPr>
      <w:r w:rsidRPr="00A12D75">
        <w:rPr>
          <w:rFonts w:ascii="Rubik" w:hAnsi="Rubik" w:cs="Rubik"/>
          <w:i/>
          <w:iCs/>
          <w:sz w:val="24"/>
          <w:szCs w:val="24"/>
        </w:rPr>
        <w:t xml:space="preserve">ii) </w:t>
      </w:r>
      <w:r w:rsidR="006E428C">
        <w:rPr>
          <w:rFonts w:ascii="Rubik" w:hAnsi="Rubik" w:cs="Rubik"/>
          <w:i/>
          <w:iCs/>
          <w:sz w:val="24"/>
          <w:szCs w:val="24"/>
        </w:rPr>
        <w:t>W</w:t>
      </w:r>
      <w:r w:rsidRPr="00A12D75">
        <w:rPr>
          <w:rFonts w:ascii="Rubik" w:hAnsi="Rubik" w:cs="Rubik"/>
          <w:i/>
          <w:iCs/>
          <w:sz w:val="24"/>
          <w:szCs w:val="24"/>
        </w:rPr>
        <w:t xml:space="preserve">hat links this research field </w:t>
      </w:r>
      <w:r w:rsidR="003F4C8D">
        <w:rPr>
          <w:rFonts w:ascii="Rubik" w:hAnsi="Rubik" w:cs="Rubik"/>
          <w:i/>
          <w:iCs/>
          <w:sz w:val="24"/>
          <w:szCs w:val="24"/>
        </w:rPr>
        <w:t>promotes</w:t>
      </w:r>
      <w:r w:rsidRPr="00A12D75">
        <w:rPr>
          <w:rFonts w:ascii="Rubik" w:hAnsi="Rubik" w:cs="Rubik"/>
          <w:i/>
          <w:iCs/>
          <w:sz w:val="24"/>
          <w:szCs w:val="24"/>
        </w:rPr>
        <w:t xml:space="preserve"> in the tree of life</w:t>
      </w:r>
      <w:r w:rsidR="00F34F73" w:rsidRPr="00A12D75">
        <w:rPr>
          <w:rFonts w:ascii="Rubik" w:hAnsi="Rubik" w:cs="Rubik"/>
          <w:i/>
          <w:iCs/>
          <w:sz w:val="24"/>
          <w:szCs w:val="24"/>
        </w:rPr>
        <w:t xml:space="preserve">: </w:t>
      </w:r>
      <w:r w:rsidR="00F34F73">
        <w:rPr>
          <w:rFonts w:ascii="Rubik" w:hAnsi="Rubik" w:cs="Rubik"/>
          <w:sz w:val="24"/>
          <w:szCs w:val="24"/>
        </w:rPr>
        <w:t xml:space="preserve">We used the classification of </w:t>
      </w:r>
      <w:r w:rsidR="00872110">
        <w:rPr>
          <w:rFonts w:ascii="Rubik" w:hAnsi="Rubik" w:cs="Rubik"/>
          <w:sz w:val="24"/>
          <w:szCs w:val="24"/>
        </w:rPr>
        <w:t xml:space="preserve">all </w:t>
      </w:r>
      <w:r w:rsidR="00F34F73">
        <w:rPr>
          <w:rFonts w:ascii="Rubik" w:hAnsi="Rubik" w:cs="Rubik"/>
          <w:sz w:val="24"/>
          <w:szCs w:val="24"/>
        </w:rPr>
        <w:t xml:space="preserve">organisms </w:t>
      </w:r>
      <w:r w:rsidR="00872110">
        <w:rPr>
          <w:rFonts w:ascii="Rubik" w:hAnsi="Rubik" w:cs="Rubik"/>
          <w:sz w:val="24"/>
          <w:szCs w:val="24"/>
        </w:rPr>
        <w:t xml:space="preserve">on Earth </w:t>
      </w:r>
      <w:r w:rsidR="00F34F73">
        <w:rPr>
          <w:rFonts w:ascii="Rubik" w:hAnsi="Rubik" w:cs="Rubik"/>
          <w:sz w:val="24"/>
          <w:szCs w:val="24"/>
        </w:rPr>
        <w:t xml:space="preserve">of Ruggiero et al. (2015), at the </w:t>
      </w:r>
      <w:r w:rsidR="00872110">
        <w:rPr>
          <w:rFonts w:ascii="Rubik" w:hAnsi="Rubik" w:cs="Rubik"/>
          <w:sz w:val="24"/>
          <w:szCs w:val="24"/>
        </w:rPr>
        <w:t xml:space="preserve">taxonomic </w:t>
      </w:r>
      <w:r w:rsidR="00F34F73">
        <w:rPr>
          <w:rFonts w:ascii="Rubik" w:hAnsi="Rubik" w:cs="Rubik"/>
          <w:sz w:val="24"/>
          <w:szCs w:val="24"/>
        </w:rPr>
        <w:t xml:space="preserve">level of class, to identify the whole set of possible taxa </w:t>
      </w:r>
      <w:r w:rsidR="003F4C8D">
        <w:rPr>
          <w:rFonts w:ascii="Rubik" w:hAnsi="Rubik" w:cs="Rubik"/>
          <w:sz w:val="24"/>
          <w:szCs w:val="24"/>
        </w:rPr>
        <w:t xml:space="preserve">that could be </w:t>
      </w:r>
      <w:r w:rsidR="00F34F73">
        <w:rPr>
          <w:rFonts w:ascii="Rubik" w:hAnsi="Rubik" w:cs="Rubik"/>
          <w:sz w:val="24"/>
          <w:szCs w:val="24"/>
        </w:rPr>
        <w:t xml:space="preserve">used in </w:t>
      </w:r>
      <w:r w:rsidR="003F4C8D">
        <w:rPr>
          <w:rFonts w:ascii="Rubik" w:hAnsi="Rubik" w:cs="Rubik"/>
          <w:sz w:val="24"/>
          <w:szCs w:val="24"/>
        </w:rPr>
        <w:t xml:space="preserve">the </w:t>
      </w:r>
      <w:r w:rsidR="00F34F73">
        <w:rPr>
          <w:rFonts w:ascii="Rubik" w:hAnsi="Rubik" w:cs="Rubik"/>
          <w:sz w:val="24"/>
          <w:szCs w:val="24"/>
        </w:rPr>
        <w:t>cross-taxa research.</w:t>
      </w:r>
      <w:r w:rsidR="006E428C">
        <w:rPr>
          <w:rFonts w:ascii="Rubik" w:hAnsi="Rubik" w:cs="Rubik"/>
          <w:sz w:val="24"/>
          <w:szCs w:val="24"/>
        </w:rPr>
        <w:t xml:space="preserve"> We gathered data on all taxonomic ranks</w:t>
      </w:r>
      <w:r w:rsidR="00300CA3" w:rsidRPr="00300CA3">
        <w:rPr>
          <w:rFonts w:ascii="Rubik" w:hAnsi="Rubik" w:cs="Rubik"/>
          <w:sz w:val="24"/>
          <w:szCs w:val="24"/>
        </w:rPr>
        <w:t xml:space="preserve"> </w:t>
      </w:r>
      <w:r w:rsidR="003F4C8D">
        <w:rPr>
          <w:rFonts w:ascii="Rubik" w:hAnsi="Rubik" w:cs="Rubik"/>
          <w:sz w:val="24"/>
          <w:szCs w:val="24"/>
        </w:rPr>
        <w:t xml:space="preserve">up to the level of </w:t>
      </w:r>
      <w:r w:rsidR="00300CA3">
        <w:rPr>
          <w:rFonts w:ascii="Rubik" w:hAnsi="Rubik" w:cs="Rubik"/>
          <w:sz w:val="24"/>
          <w:szCs w:val="24"/>
        </w:rPr>
        <w:t>class</w:t>
      </w:r>
      <w:r w:rsidR="006E428C">
        <w:rPr>
          <w:rFonts w:ascii="Rubik" w:hAnsi="Rubik" w:cs="Rubik"/>
          <w:sz w:val="24"/>
          <w:szCs w:val="24"/>
        </w:rPr>
        <w:t xml:space="preserve">, based </w:t>
      </w:r>
      <w:r w:rsidR="00300CA3">
        <w:rPr>
          <w:rFonts w:ascii="Rubik" w:hAnsi="Rubik" w:cs="Rubik"/>
          <w:sz w:val="24"/>
          <w:szCs w:val="24"/>
        </w:rPr>
        <w:t xml:space="preserve">on the </w:t>
      </w:r>
      <w:r w:rsidR="00300CA3" w:rsidRPr="00300CA3">
        <w:rPr>
          <w:rFonts w:ascii="Rubik" w:hAnsi="Rubik" w:cs="Rubik"/>
          <w:sz w:val="24"/>
          <w:szCs w:val="24"/>
        </w:rPr>
        <w:t xml:space="preserve">National Center for Biotechnology Information </w:t>
      </w:r>
      <w:r w:rsidR="00300CA3">
        <w:rPr>
          <w:rFonts w:ascii="Rubik" w:hAnsi="Rubik" w:cs="Rubik"/>
          <w:sz w:val="24"/>
          <w:szCs w:val="24"/>
        </w:rPr>
        <w:t xml:space="preserve">(NCBI) </w:t>
      </w:r>
      <w:r w:rsidR="006E428C">
        <w:rPr>
          <w:rFonts w:ascii="Rubik" w:hAnsi="Rubik" w:cs="Rubik"/>
          <w:sz w:val="24"/>
          <w:szCs w:val="24"/>
        </w:rPr>
        <w:t>data base,</w:t>
      </w:r>
      <w:r w:rsidR="00F34F73">
        <w:rPr>
          <w:rFonts w:ascii="Rubik" w:hAnsi="Rubik" w:cs="Rubik"/>
          <w:sz w:val="24"/>
          <w:szCs w:val="24"/>
        </w:rPr>
        <w:t xml:space="preserve"> </w:t>
      </w:r>
      <w:r w:rsidR="006E428C">
        <w:rPr>
          <w:rFonts w:ascii="Rubik" w:hAnsi="Rubik" w:cs="Rubik"/>
          <w:sz w:val="24"/>
          <w:szCs w:val="24"/>
        </w:rPr>
        <w:t xml:space="preserve">using the function </w:t>
      </w:r>
      <w:r w:rsidR="006E428C" w:rsidRPr="006E428C">
        <w:rPr>
          <w:rFonts w:ascii="Rubik" w:hAnsi="Rubik" w:cs="Rubik"/>
          <w:i/>
          <w:iCs/>
          <w:sz w:val="24"/>
          <w:szCs w:val="24"/>
        </w:rPr>
        <w:t>classification</w:t>
      </w:r>
      <w:r w:rsidR="006E428C">
        <w:rPr>
          <w:rFonts w:ascii="Rubik" w:hAnsi="Rubik" w:cs="Rubik"/>
          <w:sz w:val="24"/>
          <w:szCs w:val="24"/>
        </w:rPr>
        <w:t xml:space="preserve"> of the ‘</w:t>
      </w:r>
      <w:proofErr w:type="spellStart"/>
      <w:r w:rsidR="006E428C">
        <w:rPr>
          <w:rFonts w:ascii="Rubik" w:hAnsi="Rubik" w:cs="Rubik"/>
          <w:sz w:val="24"/>
          <w:szCs w:val="24"/>
        </w:rPr>
        <w:t>taxize</w:t>
      </w:r>
      <w:proofErr w:type="spellEnd"/>
      <w:r w:rsidR="006E428C">
        <w:rPr>
          <w:rFonts w:ascii="Rubik" w:hAnsi="Rubik" w:cs="Rubik"/>
          <w:sz w:val="24"/>
          <w:szCs w:val="24"/>
        </w:rPr>
        <w:t xml:space="preserve">’ package of R. </w:t>
      </w:r>
      <w:r w:rsidR="00F34F73">
        <w:rPr>
          <w:rFonts w:ascii="Rubik" w:hAnsi="Rubik" w:cs="Rubik"/>
          <w:sz w:val="24"/>
          <w:szCs w:val="24"/>
        </w:rPr>
        <w:t xml:space="preserve">Then, we bind </w:t>
      </w:r>
      <w:r w:rsidR="006E428C">
        <w:rPr>
          <w:rFonts w:ascii="Rubik" w:hAnsi="Rubik" w:cs="Rubik"/>
          <w:sz w:val="24"/>
          <w:szCs w:val="24"/>
        </w:rPr>
        <w:t xml:space="preserve">on it the taxonomic ranks of taxa </w:t>
      </w:r>
      <w:r w:rsidR="003F4C8D">
        <w:rPr>
          <w:rFonts w:ascii="Rubik" w:hAnsi="Rubik" w:cs="Rubik"/>
          <w:sz w:val="24"/>
          <w:szCs w:val="24"/>
        </w:rPr>
        <w:t xml:space="preserve">in </w:t>
      </w:r>
      <w:r w:rsidR="00F34F73">
        <w:rPr>
          <w:rFonts w:ascii="Rubik" w:hAnsi="Rubik" w:cs="Rubik"/>
          <w:sz w:val="24"/>
          <w:szCs w:val="24"/>
        </w:rPr>
        <w:t xml:space="preserve">our data </w:t>
      </w:r>
      <w:r w:rsidR="006E428C">
        <w:rPr>
          <w:rFonts w:ascii="Rubik" w:hAnsi="Rubik" w:cs="Rubik"/>
          <w:sz w:val="24"/>
          <w:szCs w:val="24"/>
        </w:rPr>
        <w:t xml:space="preserve">set </w:t>
      </w:r>
      <w:r w:rsidR="00F34F73">
        <w:rPr>
          <w:rFonts w:ascii="Rubik" w:hAnsi="Rubik" w:cs="Rubik"/>
          <w:sz w:val="24"/>
          <w:szCs w:val="24"/>
        </w:rPr>
        <w:t>(at the level of class, domain and kingdom</w:t>
      </w:r>
      <w:r w:rsidR="003F4C8D">
        <w:rPr>
          <w:rFonts w:ascii="Rubik" w:hAnsi="Rubik" w:cs="Rubik"/>
          <w:sz w:val="24"/>
          <w:szCs w:val="24"/>
        </w:rPr>
        <w:t>, the most frequent ranks</w:t>
      </w:r>
      <w:r w:rsidR="00F34F73">
        <w:rPr>
          <w:rFonts w:ascii="Rubik" w:hAnsi="Rubik" w:cs="Rubik"/>
          <w:sz w:val="24"/>
          <w:szCs w:val="24"/>
        </w:rPr>
        <w:t>)</w:t>
      </w:r>
      <w:r w:rsidR="00D867B2">
        <w:rPr>
          <w:rFonts w:ascii="Rubik" w:hAnsi="Rubik" w:cs="Rubik"/>
          <w:sz w:val="24"/>
          <w:szCs w:val="24"/>
        </w:rPr>
        <w:t>, and buil</w:t>
      </w:r>
      <w:r w:rsidR="006E428C">
        <w:rPr>
          <w:rFonts w:ascii="Rubik" w:hAnsi="Rubik" w:cs="Rubik"/>
          <w:sz w:val="24"/>
          <w:szCs w:val="24"/>
        </w:rPr>
        <w:t>t</w:t>
      </w:r>
      <w:r w:rsidR="00D867B2">
        <w:rPr>
          <w:rFonts w:ascii="Rubik" w:hAnsi="Rubik" w:cs="Rubik"/>
          <w:sz w:val="24"/>
          <w:szCs w:val="24"/>
        </w:rPr>
        <w:t xml:space="preserve"> a topological tree of life based on the similarities of taxonomic ranks across taxa. The</w:t>
      </w:r>
      <w:r w:rsidR="003F4C8D">
        <w:rPr>
          <w:rFonts w:ascii="Rubik" w:hAnsi="Rubik" w:cs="Rubik"/>
          <w:sz w:val="24"/>
          <w:szCs w:val="24"/>
        </w:rPr>
        <w:t xml:space="preserve">se similarities were based on </w:t>
      </w:r>
      <w:r w:rsidR="00D867B2">
        <w:rPr>
          <w:rFonts w:ascii="Rubik" w:hAnsi="Rubik" w:cs="Rubik"/>
          <w:sz w:val="24"/>
          <w:szCs w:val="24"/>
        </w:rPr>
        <w:t xml:space="preserve">Jaccard distance between taxa, and </w:t>
      </w:r>
      <w:r w:rsidR="003F4C8D">
        <w:rPr>
          <w:rFonts w:ascii="Rubik" w:hAnsi="Rubik" w:cs="Rubik"/>
          <w:sz w:val="24"/>
          <w:szCs w:val="24"/>
        </w:rPr>
        <w:t xml:space="preserve">the topology based on </w:t>
      </w:r>
      <w:r w:rsidR="00D867B2">
        <w:rPr>
          <w:rFonts w:ascii="Rubik" w:hAnsi="Rubik" w:cs="Rubik"/>
          <w:sz w:val="24"/>
          <w:szCs w:val="24"/>
        </w:rPr>
        <w:t xml:space="preserve">a clustering algorithm of UPGMA (Legendre &amp; Legendre 1998). Studied taxa were </w:t>
      </w:r>
      <w:r w:rsidR="00872110">
        <w:rPr>
          <w:rFonts w:ascii="Rubik" w:hAnsi="Rubik" w:cs="Rubik"/>
          <w:sz w:val="24"/>
          <w:szCs w:val="24"/>
        </w:rPr>
        <w:t xml:space="preserve">mapped </w:t>
      </w:r>
      <w:r w:rsidR="00D867B2">
        <w:rPr>
          <w:rFonts w:ascii="Rubik" w:hAnsi="Rubik" w:cs="Rubik"/>
          <w:sz w:val="24"/>
          <w:szCs w:val="24"/>
        </w:rPr>
        <w:t xml:space="preserve">in the </w:t>
      </w:r>
      <w:r w:rsidR="00A12D75">
        <w:rPr>
          <w:rFonts w:ascii="Rubik" w:hAnsi="Rubik" w:cs="Rubik"/>
          <w:sz w:val="24"/>
          <w:szCs w:val="24"/>
        </w:rPr>
        <w:t>topology</w:t>
      </w:r>
      <w:r w:rsidR="00D867B2">
        <w:rPr>
          <w:rFonts w:ascii="Rubik" w:hAnsi="Rubik" w:cs="Rubik"/>
          <w:sz w:val="24"/>
          <w:szCs w:val="24"/>
        </w:rPr>
        <w:t xml:space="preserve"> by exploring the identity of all edges </w:t>
      </w:r>
      <w:r w:rsidR="00DB6B0E">
        <w:rPr>
          <w:rFonts w:ascii="Rubik" w:hAnsi="Rubik" w:cs="Rubik"/>
          <w:sz w:val="24"/>
          <w:szCs w:val="24"/>
        </w:rPr>
        <w:t xml:space="preserve">(tips and internal nodes) </w:t>
      </w:r>
      <w:r w:rsidR="00D867B2">
        <w:rPr>
          <w:rFonts w:ascii="Rubik" w:hAnsi="Rubik" w:cs="Rubik"/>
          <w:sz w:val="24"/>
          <w:szCs w:val="24"/>
        </w:rPr>
        <w:t xml:space="preserve">of the tree and marking the </w:t>
      </w:r>
      <w:r w:rsidR="00DB6B0E">
        <w:rPr>
          <w:rFonts w:ascii="Rubik" w:hAnsi="Rubik" w:cs="Rubik"/>
          <w:sz w:val="24"/>
          <w:szCs w:val="24"/>
        </w:rPr>
        <w:t xml:space="preserve">edges </w:t>
      </w:r>
      <w:r w:rsidR="00872110">
        <w:rPr>
          <w:rFonts w:ascii="Rubik" w:hAnsi="Rubik" w:cs="Rubik"/>
          <w:sz w:val="24"/>
          <w:szCs w:val="24"/>
        </w:rPr>
        <w:t xml:space="preserve">belonging to the </w:t>
      </w:r>
      <w:r w:rsidR="00D867B2">
        <w:rPr>
          <w:rFonts w:ascii="Rubik" w:hAnsi="Rubik" w:cs="Rubik"/>
          <w:sz w:val="24"/>
          <w:szCs w:val="24"/>
        </w:rPr>
        <w:t>taxonomic path of each taxon</w:t>
      </w:r>
      <w:r w:rsidR="00872110">
        <w:rPr>
          <w:rFonts w:ascii="Rubik" w:hAnsi="Rubik" w:cs="Rubik"/>
          <w:sz w:val="24"/>
          <w:szCs w:val="24"/>
        </w:rPr>
        <w:t xml:space="preserve">, from the tip to </w:t>
      </w:r>
      <w:r w:rsidR="00D867B2">
        <w:rPr>
          <w:rFonts w:ascii="Rubik" w:hAnsi="Rubik" w:cs="Rubik"/>
          <w:sz w:val="24"/>
          <w:szCs w:val="24"/>
        </w:rPr>
        <w:t xml:space="preserve">the root of the </w:t>
      </w:r>
      <w:r w:rsidR="00872110">
        <w:rPr>
          <w:rFonts w:ascii="Rubik" w:hAnsi="Rubik" w:cs="Rubik"/>
          <w:sz w:val="24"/>
          <w:szCs w:val="24"/>
        </w:rPr>
        <w:t>topology</w:t>
      </w:r>
      <w:r w:rsidR="003F4C8D">
        <w:rPr>
          <w:rFonts w:ascii="Rubik" w:hAnsi="Rubik" w:cs="Rubik"/>
          <w:sz w:val="24"/>
          <w:szCs w:val="24"/>
        </w:rPr>
        <w:t xml:space="preserve">. </w:t>
      </w:r>
      <w:r w:rsidR="00DB6B0E">
        <w:rPr>
          <w:rFonts w:ascii="Rubik" w:hAnsi="Rubik" w:cs="Rubik"/>
          <w:sz w:val="24"/>
          <w:szCs w:val="24"/>
        </w:rPr>
        <w:t>This was done by building an adjacency matrix with edges in the columns and tips in the rows; 1s depicted the edges belonging to the taxonomic path</w:t>
      </w:r>
      <w:r w:rsidR="00A12D75">
        <w:rPr>
          <w:rFonts w:ascii="Rubik" w:hAnsi="Rubik" w:cs="Rubik"/>
          <w:sz w:val="24"/>
          <w:szCs w:val="24"/>
        </w:rPr>
        <w:t xml:space="preserve"> of each taxon</w:t>
      </w:r>
      <w:r w:rsidR="00D867B2">
        <w:rPr>
          <w:rFonts w:ascii="Rubik" w:hAnsi="Rubik" w:cs="Rubik"/>
          <w:sz w:val="24"/>
          <w:szCs w:val="24"/>
        </w:rPr>
        <w:t xml:space="preserve">. </w:t>
      </w:r>
      <w:r w:rsidR="00A12D75">
        <w:rPr>
          <w:rFonts w:ascii="Rubik" w:hAnsi="Rubik" w:cs="Rubik"/>
          <w:sz w:val="24"/>
          <w:szCs w:val="24"/>
        </w:rPr>
        <w:t xml:space="preserve">Jaccard distance and UPGMA were calculated using functions of the ‘vegan’ package, the topology was handled using functions of </w:t>
      </w:r>
      <w:r w:rsidR="00906FD6">
        <w:rPr>
          <w:rFonts w:ascii="Rubik" w:hAnsi="Rubik" w:cs="Rubik"/>
          <w:sz w:val="24"/>
          <w:szCs w:val="24"/>
        </w:rPr>
        <w:t xml:space="preserve">the </w:t>
      </w:r>
      <w:r w:rsidR="00A12D75">
        <w:rPr>
          <w:rFonts w:ascii="Rubik" w:hAnsi="Rubik" w:cs="Rubik"/>
          <w:sz w:val="24"/>
          <w:szCs w:val="24"/>
        </w:rPr>
        <w:t>‘</w:t>
      </w:r>
      <w:proofErr w:type="spellStart"/>
      <w:r w:rsidR="00A12D75">
        <w:rPr>
          <w:rFonts w:ascii="Rubik" w:hAnsi="Rubik" w:cs="Rubik"/>
          <w:sz w:val="24"/>
          <w:szCs w:val="24"/>
        </w:rPr>
        <w:t>phytools</w:t>
      </w:r>
      <w:proofErr w:type="spellEnd"/>
      <w:r w:rsidR="00A12D75">
        <w:rPr>
          <w:rFonts w:ascii="Rubik" w:hAnsi="Rubik" w:cs="Rubik"/>
          <w:sz w:val="24"/>
          <w:szCs w:val="24"/>
        </w:rPr>
        <w:t>’</w:t>
      </w:r>
      <w:r w:rsidR="00872110">
        <w:rPr>
          <w:rFonts w:ascii="Rubik" w:hAnsi="Rubik" w:cs="Rubik"/>
          <w:sz w:val="24"/>
          <w:szCs w:val="24"/>
        </w:rPr>
        <w:t xml:space="preserve"> package</w:t>
      </w:r>
      <w:r w:rsidR="00A12D75">
        <w:rPr>
          <w:rFonts w:ascii="Rubik" w:hAnsi="Rubik" w:cs="Rubik"/>
          <w:sz w:val="24"/>
          <w:szCs w:val="24"/>
        </w:rPr>
        <w:t>, and the adjacency matrix was built using functions of the ‘</w:t>
      </w:r>
      <w:proofErr w:type="spellStart"/>
      <w:r w:rsidR="00A12D75">
        <w:rPr>
          <w:rFonts w:ascii="Rubik" w:hAnsi="Rubik" w:cs="Rubik"/>
          <w:sz w:val="24"/>
          <w:szCs w:val="24"/>
        </w:rPr>
        <w:t>daee</w:t>
      </w:r>
      <w:proofErr w:type="spellEnd"/>
      <w:r w:rsidR="00A12D75">
        <w:rPr>
          <w:rFonts w:ascii="Rubik" w:hAnsi="Rubik" w:cs="Rubik"/>
          <w:sz w:val="24"/>
          <w:szCs w:val="24"/>
        </w:rPr>
        <w:t>’</w:t>
      </w:r>
      <w:r w:rsidR="00906FD6">
        <w:rPr>
          <w:rFonts w:ascii="Rubik" w:hAnsi="Rubik" w:cs="Rubik"/>
          <w:sz w:val="24"/>
          <w:szCs w:val="24"/>
        </w:rPr>
        <w:t xml:space="preserve"> package of R</w:t>
      </w:r>
      <w:r w:rsidR="00A12D75">
        <w:rPr>
          <w:rFonts w:ascii="Rubik" w:hAnsi="Rubik" w:cs="Rubik"/>
          <w:sz w:val="24"/>
          <w:szCs w:val="24"/>
        </w:rPr>
        <w:t xml:space="preserve">. </w:t>
      </w:r>
    </w:p>
    <w:p w14:paraId="7EE5BF2F" w14:textId="77777777" w:rsidR="00FD2F8B" w:rsidRDefault="00FD2F8B" w:rsidP="00F34F73">
      <w:pPr>
        <w:spacing w:after="240" w:line="480" w:lineRule="auto"/>
        <w:rPr>
          <w:rFonts w:ascii="Rubik" w:hAnsi="Rubik" w:cs="Rubik"/>
          <w:sz w:val="24"/>
          <w:szCs w:val="24"/>
        </w:rPr>
      </w:pPr>
    </w:p>
    <w:p w14:paraId="11E80F1B" w14:textId="5B89C905" w:rsidR="00A12D75" w:rsidRPr="00E52C58" w:rsidRDefault="00A12D75" w:rsidP="00A12D75">
      <w:pPr>
        <w:spacing w:after="240" w:line="480" w:lineRule="auto"/>
        <w:rPr>
          <w:rFonts w:ascii="Rubik" w:hAnsi="Rubik" w:cs="Rubik"/>
          <w:sz w:val="24"/>
          <w:szCs w:val="24"/>
        </w:rPr>
      </w:pPr>
      <w:r w:rsidRPr="00A12D75">
        <w:rPr>
          <w:rFonts w:ascii="Rubik" w:hAnsi="Rubik" w:cs="Rubik"/>
          <w:i/>
          <w:iCs/>
          <w:sz w:val="24"/>
          <w:szCs w:val="24"/>
        </w:rPr>
        <w:lastRenderedPageBreak/>
        <w:t xml:space="preserve">iii) </w:t>
      </w:r>
      <w:r w:rsidR="006E428C">
        <w:rPr>
          <w:rFonts w:ascii="Rubik" w:hAnsi="Rubik" w:cs="Rubik"/>
          <w:i/>
          <w:iCs/>
          <w:sz w:val="24"/>
          <w:szCs w:val="24"/>
        </w:rPr>
        <w:t>T</w:t>
      </w:r>
      <w:r w:rsidRPr="00A12D75">
        <w:rPr>
          <w:rFonts w:ascii="Rubik" w:hAnsi="Rubik" w:cs="Rubik"/>
          <w:i/>
          <w:iCs/>
          <w:sz w:val="24"/>
          <w:szCs w:val="24"/>
        </w:rPr>
        <w:t xml:space="preserve">he predominant </w:t>
      </w:r>
      <w:r w:rsidR="008B2D1D">
        <w:rPr>
          <w:rFonts w:ascii="Rubik" w:hAnsi="Rubik" w:cs="Rubik"/>
          <w:i/>
          <w:iCs/>
          <w:sz w:val="24"/>
          <w:szCs w:val="24"/>
        </w:rPr>
        <w:t>research context</w:t>
      </w:r>
      <w:r w:rsidR="00BD028E">
        <w:rPr>
          <w:rFonts w:ascii="Rubik" w:hAnsi="Rubik" w:cs="Rubik"/>
          <w:i/>
          <w:iCs/>
          <w:sz w:val="24"/>
          <w:szCs w:val="24"/>
        </w:rPr>
        <w:t>, analytical procedures</w:t>
      </w:r>
      <w:r w:rsidR="008B2D1D">
        <w:rPr>
          <w:rFonts w:ascii="Rubik" w:hAnsi="Rubik" w:cs="Rubik"/>
          <w:i/>
          <w:iCs/>
          <w:sz w:val="24"/>
          <w:szCs w:val="24"/>
        </w:rPr>
        <w:t xml:space="preserve"> and</w:t>
      </w:r>
      <w:r w:rsidR="00B56845">
        <w:rPr>
          <w:rFonts w:ascii="Rubik" w:hAnsi="Rubik" w:cs="Rubik"/>
          <w:i/>
          <w:iCs/>
          <w:sz w:val="24"/>
          <w:szCs w:val="24"/>
        </w:rPr>
        <w:t xml:space="preserve"> functional</w:t>
      </w:r>
      <w:r w:rsidR="008B2D1D">
        <w:rPr>
          <w:rFonts w:ascii="Rubik" w:hAnsi="Rubik" w:cs="Rubik"/>
          <w:i/>
          <w:iCs/>
          <w:sz w:val="24"/>
          <w:szCs w:val="24"/>
        </w:rPr>
        <w:t xml:space="preserve"> </w:t>
      </w:r>
      <w:r w:rsidRPr="00A12D75">
        <w:rPr>
          <w:rFonts w:ascii="Rubik" w:hAnsi="Rubik" w:cs="Rubik"/>
          <w:i/>
          <w:iCs/>
          <w:sz w:val="24"/>
          <w:szCs w:val="24"/>
        </w:rPr>
        <w:t>approaches used in the field</w:t>
      </w:r>
      <w:r>
        <w:rPr>
          <w:rFonts w:ascii="Rubik" w:hAnsi="Rubik" w:cs="Rubik"/>
          <w:i/>
          <w:iCs/>
          <w:sz w:val="24"/>
          <w:szCs w:val="24"/>
        </w:rPr>
        <w:t xml:space="preserve">: </w:t>
      </w:r>
    </w:p>
    <w:p w14:paraId="63ECBD29" w14:textId="730E684C" w:rsidR="00247935" w:rsidRDefault="00B56845" w:rsidP="00124452">
      <w:pPr>
        <w:spacing w:after="240" w:line="480" w:lineRule="auto"/>
        <w:rPr>
          <w:rFonts w:ascii="Rubik" w:hAnsi="Rubik" w:cs="Rubik"/>
          <w:sz w:val="24"/>
          <w:szCs w:val="24"/>
        </w:rPr>
      </w:pPr>
      <w:r>
        <w:rPr>
          <w:rFonts w:ascii="Rubik" w:hAnsi="Rubik" w:cs="Rubik"/>
          <w:sz w:val="24"/>
          <w:szCs w:val="24"/>
        </w:rPr>
        <w:t>T</w:t>
      </w:r>
      <w:r w:rsidR="00AC7076">
        <w:rPr>
          <w:rFonts w:ascii="Rubik" w:hAnsi="Rubik" w:cs="Rubik"/>
          <w:sz w:val="24"/>
          <w:szCs w:val="24"/>
        </w:rPr>
        <w:t xml:space="preserve">he main </w:t>
      </w:r>
      <w:r w:rsidR="008B2D1D">
        <w:rPr>
          <w:rFonts w:ascii="Rubik" w:hAnsi="Rubik" w:cs="Rubik"/>
          <w:sz w:val="24"/>
          <w:szCs w:val="24"/>
        </w:rPr>
        <w:t>research contexts</w:t>
      </w:r>
      <w:r w:rsidR="00AC7076">
        <w:rPr>
          <w:rFonts w:ascii="Rubik" w:hAnsi="Rubik" w:cs="Rubik"/>
          <w:sz w:val="24"/>
          <w:szCs w:val="24"/>
        </w:rPr>
        <w:t xml:space="preserve"> and analytical </w:t>
      </w:r>
      <w:r w:rsidR="00BD028E">
        <w:rPr>
          <w:rFonts w:ascii="Rubik" w:hAnsi="Rubik" w:cs="Rubik"/>
          <w:sz w:val="24"/>
          <w:szCs w:val="24"/>
        </w:rPr>
        <w:t>procedures</w:t>
      </w:r>
      <w:r w:rsidR="00AC7076">
        <w:rPr>
          <w:rFonts w:ascii="Rubik" w:hAnsi="Rubik" w:cs="Rubik"/>
          <w:sz w:val="24"/>
          <w:szCs w:val="24"/>
        </w:rPr>
        <w:t xml:space="preserve"> used in this research field </w:t>
      </w:r>
      <w:r>
        <w:rPr>
          <w:rFonts w:ascii="Rubik" w:hAnsi="Rubik" w:cs="Rubik"/>
          <w:sz w:val="24"/>
          <w:szCs w:val="24"/>
        </w:rPr>
        <w:t xml:space="preserve">were explored </w:t>
      </w:r>
      <w:r w:rsidR="008B2D1D">
        <w:rPr>
          <w:rFonts w:ascii="Rubik" w:hAnsi="Rubik" w:cs="Rubik"/>
          <w:sz w:val="24"/>
          <w:szCs w:val="24"/>
        </w:rPr>
        <w:t>through</w:t>
      </w:r>
      <w:r w:rsidR="00AC7076">
        <w:rPr>
          <w:rFonts w:ascii="Rubik" w:hAnsi="Rubik" w:cs="Rubik"/>
          <w:sz w:val="24"/>
          <w:szCs w:val="24"/>
        </w:rPr>
        <w:t xml:space="preserve"> word clouds. </w:t>
      </w:r>
      <w:r w:rsidR="008B2D1D">
        <w:rPr>
          <w:rFonts w:ascii="Rubik" w:hAnsi="Rubik" w:cs="Rubik"/>
          <w:sz w:val="24"/>
          <w:szCs w:val="24"/>
        </w:rPr>
        <w:t xml:space="preserve">Research context refers to the major objective and application of the research, and was based on a broad list of possible contexts of research in ecology (Supporting information). </w:t>
      </w:r>
      <w:r w:rsidR="00BD028E">
        <w:rPr>
          <w:rFonts w:ascii="Rubik" w:hAnsi="Rubik" w:cs="Rubik"/>
          <w:sz w:val="24"/>
          <w:szCs w:val="24"/>
        </w:rPr>
        <w:t xml:space="preserve">Analytical procedures refer to specific indices and analyses used in the studies. </w:t>
      </w:r>
      <w:r w:rsidR="00AC7076">
        <w:rPr>
          <w:rFonts w:ascii="Rubik" w:hAnsi="Rubik" w:cs="Rubik"/>
          <w:sz w:val="24"/>
          <w:szCs w:val="24"/>
        </w:rPr>
        <w:t xml:space="preserve">Since one unique article can </w:t>
      </w:r>
      <w:r w:rsidR="008B2D1D">
        <w:rPr>
          <w:rFonts w:ascii="Rubik" w:hAnsi="Rubik" w:cs="Rubik"/>
          <w:sz w:val="24"/>
          <w:szCs w:val="24"/>
        </w:rPr>
        <w:t xml:space="preserve">fit to different research contexts and have used </w:t>
      </w:r>
      <w:r w:rsidR="00AC7076">
        <w:rPr>
          <w:rFonts w:ascii="Rubik" w:hAnsi="Rubik" w:cs="Rubik"/>
          <w:sz w:val="24"/>
          <w:szCs w:val="24"/>
        </w:rPr>
        <w:t>several indices and analysis at once, the word cloud represent</w:t>
      </w:r>
      <w:r w:rsidR="005042DA">
        <w:rPr>
          <w:rFonts w:ascii="Rubik" w:hAnsi="Rubik" w:cs="Rubik"/>
          <w:sz w:val="24"/>
          <w:szCs w:val="24"/>
        </w:rPr>
        <w:t>s</w:t>
      </w:r>
      <w:r w:rsidR="00AC7076">
        <w:rPr>
          <w:rFonts w:ascii="Rubik" w:hAnsi="Rubik" w:cs="Rubik"/>
          <w:sz w:val="24"/>
          <w:szCs w:val="24"/>
        </w:rPr>
        <w:t xml:space="preserve"> the total number of times that a given </w:t>
      </w:r>
      <w:r w:rsidR="008B2D1D">
        <w:rPr>
          <w:rFonts w:ascii="Rubik" w:hAnsi="Rubik" w:cs="Rubik"/>
          <w:sz w:val="24"/>
          <w:szCs w:val="24"/>
        </w:rPr>
        <w:t xml:space="preserve">research context and analytical </w:t>
      </w:r>
      <w:r w:rsidR="00BD028E">
        <w:rPr>
          <w:rFonts w:ascii="Rubik" w:hAnsi="Rubik" w:cs="Rubik"/>
          <w:sz w:val="24"/>
          <w:szCs w:val="24"/>
        </w:rPr>
        <w:t>procedure</w:t>
      </w:r>
      <w:r w:rsidR="00AC7076">
        <w:rPr>
          <w:rFonts w:ascii="Rubik" w:hAnsi="Rubik" w:cs="Rubik"/>
          <w:sz w:val="24"/>
          <w:szCs w:val="24"/>
        </w:rPr>
        <w:t xml:space="preserve"> appeared in the whole dataset</w:t>
      </w:r>
      <w:r w:rsidR="005042DA">
        <w:rPr>
          <w:rFonts w:ascii="Rubik" w:hAnsi="Rubik" w:cs="Rubik"/>
          <w:sz w:val="24"/>
          <w:szCs w:val="24"/>
        </w:rPr>
        <w:t xml:space="preserve"> (at the level of data entry</w:t>
      </w:r>
      <w:r w:rsidR="00247935">
        <w:rPr>
          <w:rFonts w:ascii="Rubik" w:hAnsi="Rubik" w:cs="Rubik"/>
          <w:sz w:val="24"/>
          <w:szCs w:val="24"/>
        </w:rPr>
        <w:t xml:space="preserve"> (</w:t>
      </w:r>
      <w:r w:rsidR="005042DA">
        <w:rPr>
          <w:rFonts w:ascii="Rubik" w:hAnsi="Rubik" w:cs="Rubik"/>
          <w:sz w:val="24"/>
          <w:szCs w:val="24"/>
        </w:rPr>
        <w:t>trait per study</w:t>
      </w:r>
      <w:r w:rsidR="00247935">
        <w:rPr>
          <w:rFonts w:ascii="Rubik" w:hAnsi="Rubik" w:cs="Rubik"/>
          <w:sz w:val="24"/>
          <w:szCs w:val="24"/>
        </w:rPr>
        <w:t>)</w:t>
      </w:r>
      <w:r w:rsidR="005042DA">
        <w:rPr>
          <w:rFonts w:ascii="Rubik" w:hAnsi="Rubik" w:cs="Rubik"/>
          <w:sz w:val="24"/>
          <w:szCs w:val="24"/>
        </w:rPr>
        <w:t>)</w:t>
      </w:r>
      <w:r w:rsidR="00AC7076">
        <w:rPr>
          <w:rFonts w:ascii="Rubik" w:hAnsi="Rubik" w:cs="Rubik"/>
          <w:sz w:val="24"/>
          <w:szCs w:val="24"/>
        </w:rPr>
        <w:t>.</w:t>
      </w:r>
    </w:p>
    <w:p w14:paraId="23A5E464" w14:textId="5A83ED2F" w:rsidR="008B2D1D" w:rsidRDefault="00B56845" w:rsidP="00BD028E">
      <w:pPr>
        <w:spacing w:after="240" w:line="480" w:lineRule="auto"/>
        <w:ind w:firstLine="720"/>
        <w:rPr>
          <w:rFonts w:ascii="Rubik" w:hAnsi="Rubik" w:cs="Rubik"/>
          <w:sz w:val="24"/>
          <w:szCs w:val="24"/>
        </w:rPr>
      </w:pPr>
      <w:r>
        <w:rPr>
          <w:rFonts w:ascii="Rubik" w:hAnsi="Rubik" w:cs="Rubik"/>
          <w:sz w:val="24"/>
          <w:szCs w:val="24"/>
        </w:rPr>
        <w:t xml:space="preserve">To show how </w:t>
      </w:r>
      <w:r w:rsidR="008B2D1D">
        <w:rPr>
          <w:rFonts w:ascii="Rubik" w:hAnsi="Rubik" w:cs="Rubik"/>
          <w:sz w:val="24"/>
          <w:szCs w:val="24"/>
        </w:rPr>
        <w:t xml:space="preserve">often </w:t>
      </w:r>
      <w:r w:rsidR="00BD028E">
        <w:rPr>
          <w:rFonts w:ascii="Rubik" w:hAnsi="Rubik" w:cs="Rubik"/>
          <w:sz w:val="24"/>
          <w:szCs w:val="24"/>
        </w:rPr>
        <w:t xml:space="preserve">the </w:t>
      </w:r>
      <w:r w:rsidR="008B2D1D">
        <w:rPr>
          <w:rFonts w:ascii="Rubik" w:hAnsi="Rubik" w:cs="Rubik"/>
          <w:sz w:val="24"/>
          <w:szCs w:val="24"/>
        </w:rPr>
        <w:t xml:space="preserve">authors use </w:t>
      </w:r>
      <w:bookmarkStart w:id="15" w:name="_Hlk89812502"/>
      <w:r w:rsidR="00BD028E">
        <w:rPr>
          <w:rFonts w:ascii="Rubik" w:hAnsi="Rubik" w:cs="Rubik"/>
          <w:sz w:val="24"/>
          <w:szCs w:val="24"/>
        </w:rPr>
        <w:t xml:space="preserve">the approach of </w:t>
      </w:r>
      <w:r w:rsidR="006D6246">
        <w:rPr>
          <w:rFonts w:ascii="Rubik" w:hAnsi="Rubik" w:cs="Rubik"/>
          <w:sz w:val="24"/>
          <w:szCs w:val="24"/>
        </w:rPr>
        <w:t>functionally analogous traits</w:t>
      </w:r>
      <w:r w:rsidR="00BD028E">
        <w:rPr>
          <w:rFonts w:ascii="Rubik" w:hAnsi="Rubik" w:cs="Rubik"/>
          <w:sz w:val="24"/>
          <w:szCs w:val="24"/>
        </w:rPr>
        <w:t xml:space="preserve"> (Weiss &amp; Ray 2019)</w:t>
      </w:r>
      <w:r w:rsidR="006A7A95">
        <w:rPr>
          <w:rFonts w:ascii="Rubik" w:hAnsi="Rubik" w:cs="Rubik"/>
          <w:sz w:val="24"/>
          <w:szCs w:val="24"/>
        </w:rPr>
        <w:t>,</w:t>
      </w:r>
      <w:r w:rsidR="006D6246">
        <w:rPr>
          <w:rFonts w:ascii="Rubik" w:hAnsi="Rubik" w:cs="Rubik"/>
          <w:sz w:val="24"/>
          <w:szCs w:val="24"/>
        </w:rPr>
        <w:t xml:space="preserve"> </w:t>
      </w:r>
      <w:r>
        <w:rPr>
          <w:rFonts w:ascii="Rubik" w:hAnsi="Rubik" w:cs="Rubik"/>
          <w:sz w:val="24"/>
          <w:szCs w:val="24"/>
        </w:rPr>
        <w:t xml:space="preserve">use </w:t>
      </w:r>
      <w:r w:rsidR="006D6246">
        <w:rPr>
          <w:rFonts w:ascii="Rubik" w:hAnsi="Rubik" w:cs="Rubik"/>
          <w:sz w:val="24"/>
          <w:szCs w:val="24"/>
        </w:rPr>
        <w:t>phylogen</w:t>
      </w:r>
      <w:bookmarkEnd w:id="15"/>
      <w:r w:rsidR="006A7A95">
        <w:rPr>
          <w:rFonts w:ascii="Rubik" w:hAnsi="Rubik" w:cs="Rubik"/>
          <w:sz w:val="24"/>
          <w:szCs w:val="24"/>
        </w:rPr>
        <w:t>ies</w:t>
      </w:r>
      <w:r w:rsidR="00BD028E">
        <w:rPr>
          <w:rFonts w:ascii="Rubik" w:hAnsi="Rubik" w:cs="Rubik"/>
          <w:sz w:val="24"/>
          <w:szCs w:val="24"/>
        </w:rPr>
        <w:t>,</w:t>
      </w:r>
      <w:r w:rsidR="006A7A95">
        <w:rPr>
          <w:rFonts w:ascii="Rubik" w:hAnsi="Rubik" w:cs="Rubik"/>
          <w:sz w:val="24"/>
          <w:szCs w:val="24"/>
        </w:rPr>
        <w:t xml:space="preserve"> and </w:t>
      </w:r>
      <w:r>
        <w:rPr>
          <w:rFonts w:ascii="Rubik" w:hAnsi="Rubik" w:cs="Rubik"/>
          <w:sz w:val="24"/>
          <w:szCs w:val="24"/>
        </w:rPr>
        <w:t xml:space="preserve">use </w:t>
      </w:r>
      <w:r w:rsidR="006A7A95">
        <w:rPr>
          <w:rFonts w:ascii="Rubik" w:hAnsi="Rubik" w:cs="Rubik"/>
          <w:sz w:val="24"/>
          <w:szCs w:val="24"/>
        </w:rPr>
        <w:t>abundance</w:t>
      </w:r>
      <w:r w:rsidR="008B2D1D">
        <w:rPr>
          <w:rFonts w:ascii="Rubik" w:hAnsi="Rubik" w:cs="Rubik"/>
          <w:sz w:val="24"/>
          <w:szCs w:val="24"/>
        </w:rPr>
        <w:t xml:space="preserve"> in their </w:t>
      </w:r>
      <w:r w:rsidR="00BD028E">
        <w:rPr>
          <w:rFonts w:ascii="Rubik" w:hAnsi="Rubik" w:cs="Rubik"/>
          <w:sz w:val="24"/>
          <w:szCs w:val="24"/>
        </w:rPr>
        <w:t>articles</w:t>
      </w:r>
      <w:r>
        <w:rPr>
          <w:rFonts w:ascii="Rubik" w:hAnsi="Rubik" w:cs="Rubik"/>
          <w:sz w:val="24"/>
          <w:szCs w:val="24"/>
        </w:rPr>
        <w:t>, we aggregated the data set at the level of article title</w:t>
      </w:r>
      <w:r w:rsidR="006A7A95">
        <w:rPr>
          <w:rFonts w:ascii="Rubik" w:hAnsi="Rubik" w:cs="Rubik"/>
          <w:sz w:val="24"/>
          <w:szCs w:val="24"/>
        </w:rPr>
        <w:t>.</w:t>
      </w:r>
      <w:r w:rsidR="008B2D1D">
        <w:rPr>
          <w:rFonts w:ascii="Rubik" w:hAnsi="Rubik" w:cs="Rubik"/>
          <w:sz w:val="24"/>
          <w:szCs w:val="24"/>
        </w:rPr>
        <w:t xml:space="preserve"> Regarding abundance</w:t>
      </w:r>
      <w:r>
        <w:rPr>
          <w:rFonts w:ascii="Rubik" w:hAnsi="Rubik" w:cs="Rubik"/>
          <w:sz w:val="24"/>
          <w:szCs w:val="24"/>
        </w:rPr>
        <w:t>,</w:t>
      </w:r>
      <w:r w:rsidR="008B2D1D">
        <w:rPr>
          <w:rFonts w:ascii="Rubik" w:hAnsi="Rubik" w:cs="Rubik"/>
          <w:sz w:val="24"/>
          <w:szCs w:val="24"/>
        </w:rPr>
        <w:t xml:space="preserve"> we further explored, for those indices that can be weighted by abundance (e.g., </w:t>
      </w:r>
      <w:proofErr w:type="spellStart"/>
      <w:r w:rsidR="008B2D1D">
        <w:rPr>
          <w:rFonts w:ascii="Rubik" w:hAnsi="Rubik" w:cs="Rubik"/>
          <w:sz w:val="24"/>
          <w:szCs w:val="24"/>
        </w:rPr>
        <w:t>FEve</w:t>
      </w:r>
      <w:proofErr w:type="spellEnd"/>
      <w:r w:rsidR="008B2D1D">
        <w:rPr>
          <w:rFonts w:ascii="Rubik" w:hAnsi="Rubik" w:cs="Rubik"/>
          <w:sz w:val="24"/>
          <w:szCs w:val="24"/>
        </w:rPr>
        <w:t xml:space="preserve">, </w:t>
      </w:r>
      <w:proofErr w:type="spellStart"/>
      <w:r w:rsidR="008B2D1D">
        <w:rPr>
          <w:rFonts w:ascii="Rubik" w:hAnsi="Rubik" w:cs="Rubik"/>
          <w:sz w:val="24"/>
          <w:szCs w:val="24"/>
        </w:rPr>
        <w:t>FDiv</w:t>
      </w:r>
      <w:proofErr w:type="spellEnd"/>
      <w:r w:rsidR="008B2D1D">
        <w:rPr>
          <w:rFonts w:ascii="Rubik" w:hAnsi="Rubik" w:cs="Rubik"/>
          <w:sz w:val="24"/>
          <w:szCs w:val="24"/>
        </w:rPr>
        <w:t xml:space="preserve">, </w:t>
      </w:r>
      <w:proofErr w:type="spellStart"/>
      <w:r w:rsidR="008B2D1D">
        <w:rPr>
          <w:rFonts w:ascii="Rubik" w:hAnsi="Rubik" w:cs="Rubik"/>
          <w:sz w:val="24"/>
          <w:szCs w:val="24"/>
        </w:rPr>
        <w:t>FDis</w:t>
      </w:r>
      <w:proofErr w:type="spellEnd"/>
      <w:r w:rsidR="008B2D1D">
        <w:rPr>
          <w:rFonts w:ascii="Rubik" w:hAnsi="Rubik" w:cs="Rubik"/>
          <w:sz w:val="24"/>
          <w:szCs w:val="24"/>
        </w:rPr>
        <w:t>, Rao’s Quadratic Entropy, Community Weighted Means) (</w:t>
      </w:r>
      <w:proofErr w:type="spellStart"/>
      <w:r w:rsidR="008B2D1D">
        <w:rPr>
          <w:rFonts w:ascii="Rubik" w:hAnsi="Rubik" w:cs="Rubik"/>
          <w:sz w:val="24"/>
          <w:szCs w:val="24"/>
        </w:rPr>
        <w:t>Villéger</w:t>
      </w:r>
      <w:proofErr w:type="spellEnd"/>
      <w:r w:rsidR="008B2D1D">
        <w:rPr>
          <w:rFonts w:ascii="Rubik" w:hAnsi="Rubik" w:cs="Rubik"/>
          <w:sz w:val="24"/>
          <w:szCs w:val="24"/>
        </w:rPr>
        <w:t xml:space="preserve"> et al. 2008, Mouquet et al. 2010), the frequency </w:t>
      </w:r>
      <w:r>
        <w:rPr>
          <w:rFonts w:ascii="Rubik" w:hAnsi="Rubik" w:cs="Rubik"/>
          <w:sz w:val="24"/>
          <w:szCs w:val="24"/>
        </w:rPr>
        <w:t xml:space="preserve">that analyses involved abundance, as </w:t>
      </w:r>
      <w:r w:rsidR="00B86A53">
        <w:rPr>
          <w:rFonts w:ascii="Rubik" w:hAnsi="Rubik" w:cs="Rubik"/>
          <w:sz w:val="24"/>
          <w:szCs w:val="24"/>
        </w:rPr>
        <w:t xml:space="preserve">the </w:t>
      </w:r>
      <w:r>
        <w:rPr>
          <w:rFonts w:ascii="Rubik" w:hAnsi="Rubik" w:cs="Rubik"/>
          <w:sz w:val="24"/>
          <w:szCs w:val="24"/>
        </w:rPr>
        <w:t xml:space="preserve">strength </w:t>
      </w:r>
      <w:r w:rsidR="00C70CE9">
        <w:rPr>
          <w:rFonts w:ascii="Rubik" w:hAnsi="Rubik" w:cs="Rubik"/>
          <w:sz w:val="24"/>
          <w:szCs w:val="24"/>
        </w:rPr>
        <w:t xml:space="preserve">of a function </w:t>
      </w:r>
      <w:r>
        <w:rPr>
          <w:rFonts w:ascii="Rubik" w:hAnsi="Rubik" w:cs="Rubik"/>
          <w:sz w:val="24"/>
          <w:szCs w:val="24"/>
        </w:rPr>
        <w:t>is linked to abundance (</w:t>
      </w:r>
      <w:proofErr w:type="spellStart"/>
      <w:r w:rsidR="00C70CE9">
        <w:rPr>
          <w:rFonts w:ascii="Rubik" w:eastAsia="Times New Roman" w:hAnsi="Rubik" w:cs="Rubik"/>
          <w:sz w:val="24"/>
          <w:szCs w:val="24"/>
          <w:lang w:val="en-US"/>
        </w:rPr>
        <w:t>Mouillot</w:t>
      </w:r>
      <w:proofErr w:type="spellEnd"/>
      <w:r w:rsidR="00C70CE9">
        <w:rPr>
          <w:rFonts w:ascii="Rubik" w:eastAsia="Times New Roman" w:hAnsi="Rubik" w:cs="Rubik"/>
          <w:sz w:val="24"/>
          <w:szCs w:val="24"/>
          <w:lang w:val="en-US"/>
        </w:rPr>
        <w:t xml:space="preserve"> et al. 2013</w:t>
      </w:r>
      <w:r>
        <w:rPr>
          <w:rFonts w:ascii="Rubik" w:hAnsi="Rubik" w:cs="Rubik"/>
          <w:sz w:val="24"/>
          <w:szCs w:val="24"/>
        </w:rPr>
        <w:t>)</w:t>
      </w:r>
      <w:r w:rsidR="008B2D1D">
        <w:rPr>
          <w:rFonts w:ascii="Rubik" w:hAnsi="Rubik" w:cs="Rubik"/>
          <w:sz w:val="24"/>
          <w:szCs w:val="24"/>
        </w:rPr>
        <w:t xml:space="preserve">.  </w:t>
      </w:r>
    </w:p>
    <w:p w14:paraId="6C0EF3AE" w14:textId="42ABDCEB" w:rsidR="00BD028E" w:rsidRDefault="001B45E7" w:rsidP="00BD028E">
      <w:pPr>
        <w:spacing w:after="240" w:line="480" w:lineRule="auto"/>
        <w:rPr>
          <w:rFonts w:ascii="Rubik" w:eastAsia="Times New Roman" w:hAnsi="Rubik" w:cs="Rubik"/>
          <w:sz w:val="24"/>
          <w:szCs w:val="24"/>
          <w:lang w:val="en-US"/>
        </w:rPr>
      </w:pPr>
      <w:r>
        <w:rPr>
          <w:rFonts w:ascii="Rubik" w:hAnsi="Rubik" w:cs="Rubik"/>
          <w:sz w:val="24"/>
          <w:szCs w:val="24"/>
        </w:rPr>
        <w:tab/>
      </w:r>
      <w:r w:rsidR="00B56845">
        <w:rPr>
          <w:rFonts w:ascii="Rubik" w:hAnsi="Rubik" w:cs="Rubik"/>
          <w:sz w:val="24"/>
          <w:szCs w:val="24"/>
        </w:rPr>
        <w:t xml:space="preserve">To find the predominant functional </w:t>
      </w:r>
      <w:r>
        <w:rPr>
          <w:rFonts w:ascii="Rubik" w:hAnsi="Rubik" w:cs="Rubik"/>
          <w:sz w:val="24"/>
          <w:szCs w:val="24"/>
        </w:rPr>
        <w:t>approaches</w:t>
      </w:r>
      <w:r w:rsidR="00B56845">
        <w:rPr>
          <w:rFonts w:ascii="Rubik" w:hAnsi="Rubik" w:cs="Rubik"/>
          <w:sz w:val="24"/>
          <w:szCs w:val="24"/>
        </w:rPr>
        <w:t xml:space="preserve"> used in this field of research</w:t>
      </w:r>
      <w:r>
        <w:rPr>
          <w:rFonts w:ascii="Rubik" w:hAnsi="Rubik" w:cs="Rubik"/>
          <w:sz w:val="24"/>
          <w:szCs w:val="24"/>
        </w:rPr>
        <w:t xml:space="preserve">, we analyzed whether the articles used combine </w:t>
      </w:r>
      <w:r w:rsidR="00B56845">
        <w:rPr>
          <w:rFonts w:ascii="Rubik" w:hAnsi="Rubik" w:cs="Rubik"/>
          <w:sz w:val="24"/>
          <w:szCs w:val="24"/>
        </w:rPr>
        <w:t>and/</w:t>
      </w:r>
      <w:r>
        <w:rPr>
          <w:rFonts w:ascii="Rubik" w:hAnsi="Rubik" w:cs="Rubik"/>
          <w:sz w:val="24"/>
          <w:szCs w:val="24"/>
        </w:rPr>
        <w:t>or compare data across taxa. The approach of combin</w:t>
      </w:r>
      <w:r w:rsidR="00B56845">
        <w:rPr>
          <w:rFonts w:ascii="Rubik" w:hAnsi="Rubik" w:cs="Rubik"/>
          <w:sz w:val="24"/>
          <w:szCs w:val="24"/>
        </w:rPr>
        <w:t>ing</w:t>
      </w:r>
      <w:r>
        <w:rPr>
          <w:rFonts w:ascii="Rubik" w:hAnsi="Rubik" w:cs="Rubik"/>
          <w:sz w:val="24"/>
          <w:szCs w:val="24"/>
        </w:rPr>
        <w:t xml:space="preserve"> data is most common when using functionally analogous traits </w:t>
      </w:r>
      <w:r w:rsidR="009C0809">
        <w:rPr>
          <w:rFonts w:ascii="Rubik" w:hAnsi="Rubik" w:cs="Rubik"/>
          <w:sz w:val="24"/>
          <w:szCs w:val="24"/>
        </w:rPr>
        <w:t>are used w</w:t>
      </w:r>
      <w:r>
        <w:rPr>
          <w:rFonts w:ascii="Rubik" w:hAnsi="Rubik" w:cs="Rubik"/>
          <w:sz w:val="24"/>
          <w:szCs w:val="24"/>
        </w:rPr>
        <w:t xml:space="preserve">hereby data from different taxa are </w:t>
      </w:r>
      <w:r w:rsidR="009C0809">
        <w:rPr>
          <w:rFonts w:ascii="Rubik" w:hAnsi="Rubik" w:cs="Rubik"/>
          <w:sz w:val="24"/>
          <w:szCs w:val="24"/>
        </w:rPr>
        <w:t xml:space="preserve">easily </w:t>
      </w:r>
      <w:r>
        <w:rPr>
          <w:rFonts w:ascii="Rubik" w:hAnsi="Rubik" w:cs="Rubik"/>
          <w:sz w:val="24"/>
          <w:szCs w:val="24"/>
        </w:rPr>
        <w:t xml:space="preserve">collated and </w:t>
      </w:r>
      <w:r>
        <w:rPr>
          <w:rFonts w:ascii="Rubik" w:hAnsi="Rubik" w:cs="Rubik"/>
          <w:sz w:val="24"/>
          <w:szCs w:val="24"/>
        </w:rPr>
        <w:lastRenderedPageBreak/>
        <w:t>analyzed in a unified way (e.g., Moretti &amp; Legg 2009</w:t>
      </w:r>
      <w:r w:rsidR="009C0809">
        <w:rPr>
          <w:rFonts w:ascii="Rubik" w:hAnsi="Rubik" w:cs="Rubik"/>
          <w:sz w:val="24"/>
          <w:szCs w:val="24"/>
        </w:rPr>
        <w:t>, Weiss &amp; Ray 2019</w:t>
      </w:r>
      <w:r>
        <w:rPr>
          <w:rFonts w:ascii="Rubik" w:hAnsi="Rubik" w:cs="Rubik"/>
          <w:sz w:val="24"/>
          <w:szCs w:val="24"/>
        </w:rPr>
        <w:t xml:space="preserve">). </w:t>
      </w:r>
      <w:r w:rsidR="00362463" w:rsidRPr="004B7B83">
        <w:rPr>
          <w:rFonts w:ascii="Rubik" w:eastAsia="Times New Roman" w:hAnsi="Rubik" w:cs="Rubik"/>
          <w:sz w:val="24"/>
          <w:szCs w:val="24"/>
          <w:lang w:val="en-US"/>
        </w:rPr>
        <w:t xml:space="preserve">Collating data </w:t>
      </w:r>
      <w:r w:rsidR="00362463">
        <w:rPr>
          <w:rFonts w:ascii="Rubik" w:eastAsia="Times New Roman" w:hAnsi="Rubik" w:cs="Rubik"/>
          <w:sz w:val="24"/>
          <w:szCs w:val="24"/>
          <w:lang w:val="en-US"/>
        </w:rPr>
        <w:t xml:space="preserve">is also </w:t>
      </w:r>
      <w:r w:rsidR="00B458E3">
        <w:rPr>
          <w:rFonts w:ascii="Rubik" w:eastAsia="Times New Roman" w:hAnsi="Rubik" w:cs="Rubik"/>
          <w:sz w:val="24"/>
          <w:szCs w:val="24"/>
          <w:lang w:val="en-US"/>
        </w:rPr>
        <w:t xml:space="preserve">a </w:t>
      </w:r>
      <w:r w:rsidR="00362463">
        <w:rPr>
          <w:rFonts w:ascii="Rubik" w:eastAsia="Times New Roman" w:hAnsi="Rubik" w:cs="Rubik"/>
          <w:sz w:val="24"/>
          <w:szCs w:val="24"/>
          <w:lang w:val="en-US"/>
        </w:rPr>
        <w:t xml:space="preserve">common </w:t>
      </w:r>
      <w:r w:rsidR="00B458E3">
        <w:rPr>
          <w:rFonts w:ascii="Rubik" w:eastAsia="Times New Roman" w:hAnsi="Rubik" w:cs="Rubik"/>
          <w:sz w:val="24"/>
          <w:szCs w:val="24"/>
          <w:lang w:val="en-US"/>
        </w:rPr>
        <w:t xml:space="preserve">procedure </w:t>
      </w:r>
      <w:r w:rsidR="00362463" w:rsidRPr="004B7B83">
        <w:rPr>
          <w:rFonts w:ascii="Rubik" w:eastAsia="Times New Roman" w:hAnsi="Rubik" w:cs="Rubik"/>
          <w:sz w:val="24"/>
          <w:szCs w:val="24"/>
          <w:lang w:val="en-US"/>
        </w:rPr>
        <w:t xml:space="preserve">in </w:t>
      </w:r>
      <w:proofErr w:type="spellStart"/>
      <w:r w:rsidR="00362463" w:rsidRPr="004B7B83">
        <w:rPr>
          <w:rFonts w:ascii="Rubik" w:eastAsia="Times New Roman" w:hAnsi="Rubik" w:cs="Rubik"/>
          <w:sz w:val="24"/>
          <w:szCs w:val="24"/>
          <w:lang w:val="en-US"/>
        </w:rPr>
        <w:t>e</w:t>
      </w:r>
      <w:r w:rsidR="00362463">
        <w:rPr>
          <w:rFonts w:ascii="Rubik" w:eastAsia="Times New Roman" w:hAnsi="Rubik" w:cs="Rubik"/>
          <w:sz w:val="24"/>
          <w:szCs w:val="24"/>
          <w:lang w:val="en-US"/>
        </w:rPr>
        <w:t>comorphospace</w:t>
      </w:r>
      <w:proofErr w:type="spellEnd"/>
      <w:r w:rsidR="00362463">
        <w:rPr>
          <w:rFonts w:ascii="Rubik" w:eastAsia="Times New Roman" w:hAnsi="Rubik" w:cs="Rubik"/>
          <w:sz w:val="24"/>
          <w:szCs w:val="24"/>
          <w:lang w:val="en-US"/>
        </w:rPr>
        <w:t xml:space="preserve"> </w:t>
      </w:r>
      <w:r w:rsidR="00362463" w:rsidRPr="004B7B83">
        <w:rPr>
          <w:rFonts w:ascii="Rubik" w:eastAsia="Times New Roman" w:hAnsi="Rubik" w:cs="Rubik"/>
          <w:sz w:val="24"/>
          <w:szCs w:val="24"/>
          <w:lang w:val="en-US"/>
        </w:rPr>
        <w:t xml:space="preserve">analysis </w:t>
      </w:r>
      <w:r w:rsidR="00362463">
        <w:rPr>
          <w:rFonts w:ascii="Rubik" w:eastAsia="Times New Roman" w:hAnsi="Rubik" w:cs="Rubik"/>
          <w:sz w:val="24"/>
          <w:szCs w:val="24"/>
          <w:lang w:val="en-US"/>
        </w:rPr>
        <w:t xml:space="preserve">(e.g., </w:t>
      </w:r>
      <w:r w:rsidR="00A80DA8">
        <w:rPr>
          <w:rFonts w:ascii="Rubik" w:eastAsia="Times New Roman" w:hAnsi="Rubik" w:cs="Rubik"/>
          <w:sz w:val="24"/>
          <w:szCs w:val="24"/>
          <w:lang w:val="en-US"/>
        </w:rPr>
        <w:t>ref</w:t>
      </w:r>
      <w:r w:rsidR="00362463">
        <w:rPr>
          <w:rFonts w:ascii="Rubik" w:eastAsia="Times New Roman" w:hAnsi="Rubik" w:cs="Rubik"/>
          <w:sz w:val="24"/>
          <w:szCs w:val="24"/>
          <w:lang w:val="en-US"/>
        </w:rPr>
        <w:t>).</w:t>
      </w:r>
      <w:r w:rsidR="00362463" w:rsidRPr="00FD6C12">
        <w:rPr>
          <w:rFonts w:ascii="Rubik" w:eastAsia="Times New Roman" w:hAnsi="Rubik" w:cs="Rubik"/>
          <w:sz w:val="24"/>
          <w:szCs w:val="24"/>
          <w:lang w:val="en-US"/>
        </w:rPr>
        <w:t xml:space="preserve"> </w:t>
      </w:r>
      <w:r>
        <w:rPr>
          <w:rFonts w:ascii="Rubik" w:hAnsi="Rubik" w:cs="Rubik"/>
          <w:sz w:val="24"/>
          <w:szCs w:val="24"/>
        </w:rPr>
        <w:t xml:space="preserve">In turn, the comparative approach </w:t>
      </w:r>
      <w:r w:rsidR="009C0809">
        <w:rPr>
          <w:rFonts w:ascii="Rubik" w:hAnsi="Rubik" w:cs="Rubik"/>
          <w:sz w:val="24"/>
          <w:szCs w:val="24"/>
        </w:rPr>
        <w:t>is more common when several</w:t>
      </w:r>
      <w:r>
        <w:rPr>
          <w:rFonts w:ascii="Rubik" w:hAnsi="Rubik" w:cs="Rubik"/>
          <w:sz w:val="24"/>
          <w:szCs w:val="24"/>
        </w:rPr>
        <w:t xml:space="preserve"> tax</w:t>
      </w:r>
      <w:r w:rsidR="009C0809">
        <w:rPr>
          <w:rFonts w:ascii="Rubik" w:hAnsi="Rubik" w:cs="Rubik"/>
          <w:sz w:val="24"/>
          <w:szCs w:val="24"/>
        </w:rPr>
        <w:t>a are analyzed in parallel and compared in the last analytical step</w:t>
      </w:r>
      <w:r>
        <w:rPr>
          <w:rFonts w:ascii="Rubik" w:hAnsi="Rubik" w:cs="Rubik"/>
          <w:sz w:val="24"/>
          <w:szCs w:val="24"/>
        </w:rPr>
        <w:t xml:space="preserve">. </w:t>
      </w:r>
      <w:r w:rsidRPr="004B7B83">
        <w:rPr>
          <w:rFonts w:ascii="Rubik" w:eastAsia="Times New Roman" w:hAnsi="Rubik" w:cs="Rubik"/>
          <w:sz w:val="24"/>
          <w:szCs w:val="24"/>
          <w:lang w:val="en-US"/>
        </w:rPr>
        <w:t xml:space="preserve">This kind of approach is </w:t>
      </w:r>
      <w:r w:rsidR="009C0809">
        <w:rPr>
          <w:rFonts w:ascii="Rubik" w:eastAsia="Times New Roman" w:hAnsi="Rubik" w:cs="Rubik"/>
          <w:sz w:val="24"/>
          <w:szCs w:val="24"/>
          <w:lang w:val="en-US"/>
        </w:rPr>
        <w:t xml:space="preserve">common </w:t>
      </w:r>
      <w:r w:rsidRPr="004B7B83">
        <w:rPr>
          <w:rFonts w:ascii="Rubik" w:eastAsia="Times New Roman" w:hAnsi="Rubik" w:cs="Rubik"/>
          <w:sz w:val="24"/>
          <w:szCs w:val="24"/>
          <w:lang w:val="en-US"/>
        </w:rPr>
        <w:t xml:space="preserve">in </w:t>
      </w:r>
      <w:r w:rsidR="009C0809">
        <w:rPr>
          <w:rFonts w:ascii="Rubik" w:eastAsia="Times New Roman" w:hAnsi="Rubik" w:cs="Rubik"/>
          <w:sz w:val="24"/>
          <w:szCs w:val="24"/>
          <w:lang w:val="en-US"/>
        </w:rPr>
        <w:t>analysis of</w:t>
      </w:r>
      <w:r>
        <w:rPr>
          <w:rFonts w:ascii="Rubik" w:eastAsia="Times New Roman" w:hAnsi="Rubik" w:cs="Rubik"/>
          <w:sz w:val="24"/>
          <w:szCs w:val="24"/>
          <w:lang w:val="en-US"/>
        </w:rPr>
        <w:t xml:space="preserve"> </w:t>
      </w:r>
      <w:r w:rsidR="009C0809">
        <w:rPr>
          <w:rFonts w:ascii="Rubik" w:eastAsia="Times New Roman" w:hAnsi="Rubik" w:cs="Rubik"/>
          <w:sz w:val="24"/>
          <w:szCs w:val="24"/>
          <w:lang w:val="en-US"/>
        </w:rPr>
        <w:t>ecological</w:t>
      </w:r>
      <w:r>
        <w:rPr>
          <w:rFonts w:ascii="Rubik" w:eastAsia="Times New Roman" w:hAnsi="Rubik" w:cs="Rubik"/>
          <w:sz w:val="24"/>
          <w:szCs w:val="24"/>
          <w:lang w:val="en-US"/>
        </w:rPr>
        <w:t xml:space="preserve"> congruence </w:t>
      </w:r>
      <w:r w:rsidR="009C0809">
        <w:rPr>
          <w:rFonts w:ascii="Rubik" w:eastAsia="Times New Roman" w:hAnsi="Rubik" w:cs="Rubik"/>
          <w:sz w:val="24"/>
          <w:szCs w:val="24"/>
          <w:lang w:val="en-US"/>
        </w:rPr>
        <w:t xml:space="preserve">and </w:t>
      </w:r>
      <w:r>
        <w:rPr>
          <w:rFonts w:ascii="Rubik" w:eastAsia="Times New Roman" w:hAnsi="Rubik" w:cs="Rubik"/>
          <w:sz w:val="24"/>
          <w:szCs w:val="24"/>
          <w:lang w:val="en-US"/>
        </w:rPr>
        <w:t>surrogate taxa (</w:t>
      </w:r>
      <w:r w:rsidR="009C0809">
        <w:rPr>
          <w:rFonts w:ascii="Rubik" w:eastAsia="Times New Roman" w:hAnsi="Rubik" w:cs="Rubik"/>
          <w:sz w:val="24"/>
          <w:szCs w:val="24"/>
          <w:lang w:val="en-US"/>
        </w:rPr>
        <w:t xml:space="preserve">e.g., </w:t>
      </w:r>
      <w:proofErr w:type="spellStart"/>
      <w:r w:rsidRPr="004B7B83">
        <w:rPr>
          <w:rFonts w:ascii="Rubik" w:eastAsia="Times New Roman" w:hAnsi="Rubik" w:cs="Rubik"/>
          <w:sz w:val="24"/>
          <w:szCs w:val="24"/>
          <w:lang w:val="en-US"/>
        </w:rPr>
        <w:t>Heino</w:t>
      </w:r>
      <w:proofErr w:type="spellEnd"/>
      <w:r w:rsidRPr="004B7B83">
        <w:rPr>
          <w:rFonts w:ascii="Rubik" w:eastAsia="Times New Roman" w:hAnsi="Rubik" w:cs="Rubik"/>
          <w:sz w:val="24"/>
          <w:szCs w:val="24"/>
          <w:lang w:val="en-US"/>
        </w:rPr>
        <w:t xml:space="preserve"> </w:t>
      </w:r>
      <w:commentRangeStart w:id="16"/>
      <w:r w:rsidRPr="004B7B83">
        <w:rPr>
          <w:rFonts w:ascii="Rubik" w:eastAsia="Times New Roman" w:hAnsi="Rubik" w:cs="Rubik"/>
          <w:sz w:val="24"/>
          <w:szCs w:val="24"/>
          <w:lang w:val="en-US"/>
        </w:rPr>
        <w:t>2010</w:t>
      </w:r>
      <w:commentRangeEnd w:id="16"/>
      <w:r>
        <w:rPr>
          <w:rStyle w:val="Refdecomentrio"/>
        </w:rPr>
        <w:commentReference w:id="16"/>
      </w:r>
      <w:r w:rsidRPr="004B7B83">
        <w:rPr>
          <w:rFonts w:ascii="Rubik" w:eastAsia="Times New Roman" w:hAnsi="Rubik" w:cs="Rubik"/>
          <w:sz w:val="24"/>
          <w:szCs w:val="24"/>
          <w:lang w:val="en-US"/>
        </w:rPr>
        <w:t>).</w:t>
      </w:r>
      <w:r w:rsidR="00362463">
        <w:rPr>
          <w:rFonts w:ascii="Rubik" w:eastAsia="Times New Roman" w:hAnsi="Rubik" w:cs="Rubik"/>
          <w:sz w:val="24"/>
          <w:szCs w:val="24"/>
          <w:lang w:val="en-US"/>
        </w:rPr>
        <w:t xml:space="preserve"> Finally, studies using both approaches are also possible (hereafter ‘both’)</w:t>
      </w:r>
      <w:r w:rsidR="009C0809">
        <w:rPr>
          <w:rFonts w:ascii="Rubik" w:eastAsia="Times New Roman" w:hAnsi="Rubik" w:cs="Rubik"/>
          <w:sz w:val="24"/>
          <w:szCs w:val="24"/>
          <w:lang w:val="en-US"/>
        </w:rPr>
        <w:t xml:space="preserve"> as researchers can be interested in e.g., ecological congruence and emergent properties of the ecosystem (e.g.,)</w:t>
      </w:r>
      <w:r w:rsidR="00362463">
        <w:rPr>
          <w:rFonts w:ascii="Rubik" w:eastAsia="Times New Roman" w:hAnsi="Rubik" w:cs="Rubik"/>
          <w:sz w:val="24"/>
          <w:szCs w:val="24"/>
          <w:lang w:val="en-US"/>
        </w:rPr>
        <w:t>.</w:t>
      </w:r>
    </w:p>
    <w:p w14:paraId="6F0BEEDF" w14:textId="0D5AB0EE" w:rsidR="00362463" w:rsidRDefault="00362463" w:rsidP="0055355A">
      <w:pPr>
        <w:spacing w:after="240" w:line="480" w:lineRule="auto"/>
        <w:ind w:firstLine="720"/>
        <w:rPr>
          <w:rFonts w:ascii="Rubik" w:eastAsia="Times New Roman" w:hAnsi="Rubik" w:cs="Rubik"/>
          <w:sz w:val="24"/>
          <w:szCs w:val="24"/>
          <w:lang w:val="en-US"/>
        </w:rPr>
      </w:pPr>
      <w:r>
        <w:rPr>
          <w:rFonts w:ascii="Rubik" w:eastAsia="Times New Roman" w:hAnsi="Rubik" w:cs="Rubik"/>
          <w:sz w:val="24"/>
          <w:szCs w:val="24"/>
          <w:lang w:val="en-US"/>
        </w:rPr>
        <w:t>We analyzed this classification</w:t>
      </w:r>
      <w:r w:rsidR="009C0809">
        <w:rPr>
          <w:rFonts w:ascii="Rubik" w:eastAsia="Times New Roman" w:hAnsi="Rubik" w:cs="Rubik"/>
          <w:sz w:val="24"/>
          <w:szCs w:val="24"/>
          <w:lang w:val="en-US"/>
        </w:rPr>
        <w:t xml:space="preserve"> of functional approaches </w:t>
      </w:r>
      <w:r w:rsidR="00E657B2">
        <w:rPr>
          <w:rFonts w:ascii="Rubik" w:eastAsia="Times New Roman" w:hAnsi="Rubik" w:cs="Rubik"/>
          <w:sz w:val="24"/>
          <w:szCs w:val="24"/>
          <w:lang w:val="en-US"/>
        </w:rPr>
        <w:t>in parallel with definitions</w:t>
      </w:r>
      <w:r>
        <w:rPr>
          <w:rFonts w:ascii="Rubik" w:eastAsia="Times New Roman" w:hAnsi="Rubik" w:cs="Rubik"/>
          <w:sz w:val="24"/>
          <w:szCs w:val="24"/>
          <w:lang w:val="en-US"/>
        </w:rPr>
        <w:t xml:space="preserve"> </w:t>
      </w:r>
      <w:r w:rsidR="00E657B2">
        <w:rPr>
          <w:rFonts w:ascii="Rubik" w:eastAsia="Times New Roman" w:hAnsi="Rubik" w:cs="Rubik"/>
          <w:sz w:val="24"/>
          <w:szCs w:val="24"/>
          <w:lang w:val="en-US"/>
        </w:rPr>
        <w:t xml:space="preserve">of </w:t>
      </w:r>
      <w:r>
        <w:rPr>
          <w:rFonts w:ascii="Rubik" w:eastAsia="Times New Roman" w:hAnsi="Rubik" w:cs="Rubik"/>
          <w:sz w:val="24"/>
          <w:szCs w:val="24"/>
          <w:lang w:val="en-US"/>
        </w:rPr>
        <w:t xml:space="preserve">trait </w:t>
      </w:r>
      <w:r w:rsidR="0055355A">
        <w:rPr>
          <w:rFonts w:ascii="Rubik" w:eastAsia="Times New Roman" w:hAnsi="Rubik" w:cs="Rubik"/>
          <w:sz w:val="24"/>
          <w:szCs w:val="24"/>
          <w:lang w:val="en-US"/>
        </w:rPr>
        <w:t>categories</w:t>
      </w:r>
      <w:r>
        <w:rPr>
          <w:rFonts w:ascii="Rubik" w:eastAsia="Times New Roman" w:hAnsi="Rubik" w:cs="Rubik"/>
          <w:sz w:val="24"/>
          <w:szCs w:val="24"/>
          <w:lang w:val="en-US"/>
        </w:rPr>
        <w:t xml:space="preserve">, in order to understand which type of trait is used in </w:t>
      </w:r>
      <w:r w:rsidR="00E657B2">
        <w:rPr>
          <w:rFonts w:ascii="Rubik" w:eastAsia="Times New Roman" w:hAnsi="Rubik" w:cs="Rubik"/>
          <w:sz w:val="24"/>
          <w:szCs w:val="24"/>
          <w:lang w:val="en-US"/>
        </w:rPr>
        <w:t xml:space="preserve">different functional </w:t>
      </w:r>
      <w:r>
        <w:rPr>
          <w:rFonts w:ascii="Rubik" w:eastAsia="Times New Roman" w:hAnsi="Rubik" w:cs="Rubik"/>
          <w:sz w:val="24"/>
          <w:szCs w:val="24"/>
          <w:lang w:val="en-US"/>
        </w:rPr>
        <w:t xml:space="preserve">approaches. </w:t>
      </w:r>
      <w:r w:rsidR="001658E7">
        <w:rPr>
          <w:rFonts w:ascii="Rubik" w:eastAsia="Times New Roman" w:hAnsi="Rubik" w:cs="Rubik"/>
          <w:sz w:val="24"/>
          <w:szCs w:val="24"/>
          <w:lang w:val="en-US"/>
        </w:rPr>
        <w:t xml:space="preserve">As </w:t>
      </w:r>
      <w:r w:rsidR="00E657B2">
        <w:rPr>
          <w:rFonts w:ascii="Rubik" w:eastAsia="Times New Roman" w:hAnsi="Rubik" w:cs="Rubik"/>
          <w:sz w:val="24"/>
          <w:szCs w:val="24"/>
          <w:lang w:val="en-US"/>
        </w:rPr>
        <w:t xml:space="preserve">there is a </w:t>
      </w:r>
      <w:r w:rsidR="001658E7">
        <w:rPr>
          <w:rFonts w:ascii="Rubik" w:eastAsia="Times New Roman" w:hAnsi="Rubik" w:cs="Rubik"/>
          <w:sz w:val="24"/>
          <w:szCs w:val="24"/>
          <w:lang w:val="en-US"/>
        </w:rPr>
        <w:t>broad diversity of trait</w:t>
      </w:r>
      <w:r w:rsidR="0055355A">
        <w:rPr>
          <w:rFonts w:ascii="Rubik" w:eastAsia="Times New Roman" w:hAnsi="Rubik" w:cs="Rubik"/>
          <w:sz w:val="24"/>
          <w:szCs w:val="24"/>
          <w:lang w:val="en-US"/>
        </w:rPr>
        <w:t>s</w:t>
      </w:r>
      <w:r w:rsidR="00E657B2">
        <w:rPr>
          <w:rFonts w:ascii="Rubik" w:eastAsia="Times New Roman" w:hAnsi="Rubik" w:cs="Rubik"/>
          <w:sz w:val="24"/>
          <w:szCs w:val="24"/>
          <w:lang w:val="en-US"/>
        </w:rPr>
        <w:t xml:space="preserve"> used in the surveyed research</w:t>
      </w:r>
      <w:r w:rsidR="001658E7">
        <w:rPr>
          <w:rFonts w:ascii="Rubik" w:eastAsia="Times New Roman" w:hAnsi="Rubik" w:cs="Rubik"/>
          <w:sz w:val="24"/>
          <w:szCs w:val="24"/>
          <w:lang w:val="en-US"/>
        </w:rPr>
        <w:t>, we categorized traits in 12 categories: diet, habitat, size, reproduction, dispersal, behavior, habit, growth, defense, distribution, interactions, other (see Table S</w:t>
      </w:r>
      <w:r w:rsidR="00E657B2">
        <w:rPr>
          <w:rFonts w:ascii="Rubik" w:eastAsia="Times New Roman" w:hAnsi="Rubik" w:cs="Rubik"/>
          <w:sz w:val="24"/>
          <w:szCs w:val="24"/>
          <w:lang w:val="en-US"/>
        </w:rPr>
        <w:t>3</w:t>
      </w:r>
      <w:r w:rsidR="001658E7">
        <w:rPr>
          <w:rFonts w:ascii="Rubik" w:eastAsia="Times New Roman" w:hAnsi="Rubik" w:cs="Rubik"/>
          <w:sz w:val="24"/>
          <w:szCs w:val="24"/>
          <w:lang w:val="en-US"/>
        </w:rPr>
        <w:t xml:space="preserve"> to see the traits included in each category).</w:t>
      </w:r>
      <w:r w:rsidR="0055355A">
        <w:rPr>
          <w:rFonts w:ascii="Rubik" w:eastAsia="Times New Roman" w:hAnsi="Rubik" w:cs="Rubik"/>
          <w:sz w:val="24"/>
          <w:szCs w:val="24"/>
          <w:lang w:val="en-US"/>
        </w:rPr>
        <w:t xml:space="preserve"> We used a Sankey plot to represent the relationship between approaches and trait categories</w:t>
      </w:r>
      <w:r w:rsidR="00E657B2">
        <w:rPr>
          <w:rFonts w:ascii="Rubik" w:eastAsia="Times New Roman" w:hAnsi="Rubik" w:cs="Rubik"/>
          <w:sz w:val="24"/>
          <w:szCs w:val="24"/>
          <w:lang w:val="en-US"/>
        </w:rPr>
        <w:t>. In this plot,</w:t>
      </w:r>
      <w:r w:rsidR="0055355A">
        <w:rPr>
          <w:rFonts w:ascii="Rubik" w:eastAsia="Times New Roman" w:hAnsi="Rubik" w:cs="Rubik"/>
          <w:sz w:val="24"/>
          <w:szCs w:val="24"/>
          <w:lang w:val="en-US"/>
        </w:rPr>
        <w:t xml:space="preserve"> the width of the connector represent</w:t>
      </w:r>
      <w:r w:rsidR="00E657B2">
        <w:rPr>
          <w:rFonts w:ascii="Rubik" w:eastAsia="Times New Roman" w:hAnsi="Rubik" w:cs="Rubik"/>
          <w:sz w:val="24"/>
          <w:szCs w:val="24"/>
          <w:lang w:val="en-US"/>
        </w:rPr>
        <w:t>s</w:t>
      </w:r>
      <w:r w:rsidR="0055355A">
        <w:rPr>
          <w:rFonts w:ascii="Rubik" w:eastAsia="Times New Roman" w:hAnsi="Rubik" w:cs="Rubik"/>
          <w:sz w:val="24"/>
          <w:szCs w:val="24"/>
          <w:lang w:val="en-US"/>
        </w:rPr>
        <w:t xml:space="preserve"> the number of </w:t>
      </w:r>
      <w:r w:rsidR="00E657B2">
        <w:rPr>
          <w:rFonts w:ascii="Rubik" w:eastAsia="Times New Roman" w:hAnsi="Rubik" w:cs="Rubik"/>
          <w:sz w:val="24"/>
          <w:szCs w:val="24"/>
          <w:lang w:val="en-US"/>
        </w:rPr>
        <w:t xml:space="preserve">data entries </w:t>
      </w:r>
      <w:r w:rsidR="0055355A">
        <w:rPr>
          <w:rFonts w:ascii="Rubik" w:eastAsia="Times New Roman" w:hAnsi="Rubik" w:cs="Rubik"/>
          <w:sz w:val="24"/>
          <w:szCs w:val="24"/>
          <w:lang w:val="en-US"/>
        </w:rPr>
        <w:t>per combination</w:t>
      </w:r>
      <w:r w:rsidR="00E657B2">
        <w:rPr>
          <w:rFonts w:ascii="Rubik" w:eastAsia="Times New Roman" w:hAnsi="Rubik" w:cs="Rubik"/>
          <w:sz w:val="24"/>
          <w:szCs w:val="24"/>
          <w:lang w:val="en-US"/>
        </w:rPr>
        <w:t xml:space="preserve"> of functional approach and trait category</w:t>
      </w:r>
      <w:r w:rsidR="004A4310">
        <w:rPr>
          <w:rFonts w:ascii="Rubik" w:eastAsia="Times New Roman" w:hAnsi="Rubik" w:cs="Rubik"/>
          <w:sz w:val="24"/>
          <w:szCs w:val="24"/>
          <w:lang w:val="en-US"/>
        </w:rPr>
        <w:t>, standardized by the number of data entries per functional approach</w:t>
      </w:r>
      <w:r w:rsidR="0055355A">
        <w:rPr>
          <w:rFonts w:ascii="Rubik" w:eastAsia="Times New Roman" w:hAnsi="Rubik" w:cs="Rubik"/>
          <w:sz w:val="24"/>
          <w:szCs w:val="24"/>
          <w:lang w:val="en-US"/>
        </w:rPr>
        <w:t>.</w:t>
      </w:r>
      <w:r w:rsidR="00E657B2">
        <w:rPr>
          <w:rFonts w:ascii="Rubik" w:eastAsia="Times New Roman" w:hAnsi="Rubik" w:cs="Rubik"/>
          <w:sz w:val="24"/>
          <w:szCs w:val="24"/>
          <w:lang w:val="en-US"/>
        </w:rPr>
        <w:t xml:space="preserve"> The Sankey plot was built using functions of ‘network3D’ package of R.</w:t>
      </w:r>
    </w:p>
    <w:p w14:paraId="39E0F4EA" w14:textId="27F19528" w:rsidR="00CE309B" w:rsidRDefault="00CE309B" w:rsidP="00D55730">
      <w:pPr>
        <w:spacing w:before="27" w:after="160" w:line="480" w:lineRule="auto"/>
        <w:ind w:right="-2"/>
        <w:jc w:val="both"/>
        <w:rPr>
          <w:rFonts w:ascii="Rubik" w:eastAsia="Times New Roman" w:hAnsi="Rubik" w:cs="Rubik"/>
          <w:sz w:val="24"/>
          <w:szCs w:val="24"/>
          <w:lang w:val="en-US"/>
        </w:rPr>
      </w:pPr>
    </w:p>
    <w:p w14:paraId="79F3F219" w14:textId="5231C752" w:rsidR="00CE309B" w:rsidRPr="005450DF" w:rsidRDefault="00CE309B" w:rsidP="00D55730">
      <w:pPr>
        <w:spacing w:before="27" w:after="160" w:line="480" w:lineRule="auto"/>
        <w:ind w:right="-2"/>
        <w:jc w:val="both"/>
        <w:rPr>
          <w:rFonts w:ascii="Rubik" w:eastAsia="Times New Roman" w:hAnsi="Rubik" w:cs="Rubik"/>
          <w:i/>
          <w:iCs/>
          <w:sz w:val="24"/>
          <w:szCs w:val="24"/>
          <w:lang w:val="en-US"/>
        </w:rPr>
      </w:pPr>
      <w:r w:rsidRPr="005450DF">
        <w:rPr>
          <w:rFonts w:ascii="Rubik" w:hAnsi="Rubik" w:cs="Rubik"/>
          <w:i/>
          <w:iCs/>
          <w:sz w:val="24"/>
          <w:szCs w:val="24"/>
        </w:rPr>
        <w:t xml:space="preserve">iv) </w:t>
      </w:r>
      <w:r w:rsidR="006E428C">
        <w:rPr>
          <w:rFonts w:ascii="Rubik" w:hAnsi="Rubik" w:cs="Rubik"/>
          <w:i/>
          <w:iCs/>
          <w:sz w:val="24"/>
          <w:szCs w:val="24"/>
        </w:rPr>
        <w:t>I</w:t>
      </w:r>
      <w:r w:rsidRPr="005450DF">
        <w:rPr>
          <w:rFonts w:ascii="Rubik" w:hAnsi="Rubik" w:cs="Rubik"/>
          <w:i/>
          <w:iCs/>
          <w:sz w:val="24"/>
          <w:szCs w:val="24"/>
        </w:rPr>
        <w:t>dentify a trade-off between the number of taxa and the number of traits per study.</w:t>
      </w:r>
    </w:p>
    <w:p w14:paraId="6CD82407" w14:textId="0313CDD5" w:rsidR="00F83F49" w:rsidRDefault="005450DF" w:rsidP="005450DF">
      <w:pPr>
        <w:spacing w:after="240" w:line="480" w:lineRule="auto"/>
        <w:rPr>
          <w:rFonts w:ascii="Rubik" w:hAnsi="Rubik" w:cs="Rubik"/>
          <w:sz w:val="24"/>
          <w:szCs w:val="24"/>
        </w:rPr>
      </w:pPr>
      <w:r>
        <w:rPr>
          <w:rFonts w:ascii="Rubik" w:hAnsi="Rubik" w:cs="Rubik"/>
          <w:sz w:val="24"/>
          <w:szCs w:val="24"/>
        </w:rPr>
        <w:lastRenderedPageBreak/>
        <w:t>T</w:t>
      </w:r>
      <w:r w:rsidR="008D4ED2">
        <w:rPr>
          <w:rFonts w:ascii="Rubik" w:hAnsi="Rubik" w:cs="Rubik"/>
          <w:sz w:val="24"/>
          <w:szCs w:val="24"/>
        </w:rPr>
        <w:t xml:space="preserve">he number of trait categories </w:t>
      </w:r>
      <w:r w:rsidR="000D67A1">
        <w:rPr>
          <w:rFonts w:ascii="Rubik" w:hAnsi="Rubik" w:cs="Rubik"/>
          <w:sz w:val="24"/>
          <w:szCs w:val="24"/>
        </w:rPr>
        <w:t>and the</w:t>
      </w:r>
      <w:r w:rsidR="008D4ED2">
        <w:rPr>
          <w:rFonts w:ascii="Rubik" w:hAnsi="Rubik" w:cs="Rubik"/>
          <w:sz w:val="24"/>
          <w:szCs w:val="24"/>
        </w:rPr>
        <w:t xml:space="preserve"> number of taxa, both </w:t>
      </w:r>
      <w:r w:rsidR="006A7A95">
        <w:rPr>
          <w:rFonts w:ascii="Rubik" w:hAnsi="Rubik" w:cs="Rubik"/>
          <w:sz w:val="24"/>
          <w:szCs w:val="24"/>
        </w:rPr>
        <w:t>aggregated</w:t>
      </w:r>
      <w:r w:rsidR="008D4ED2">
        <w:rPr>
          <w:rFonts w:ascii="Rubik" w:hAnsi="Rubik" w:cs="Rubik"/>
          <w:sz w:val="24"/>
          <w:szCs w:val="24"/>
        </w:rPr>
        <w:t xml:space="preserve"> at </w:t>
      </w:r>
      <w:r w:rsidR="006A7A95">
        <w:rPr>
          <w:rFonts w:ascii="Rubik" w:hAnsi="Rubik" w:cs="Rubik"/>
          <w:sz w:val="24"/>
          <w:szCs w:val="24"/>
        </w:rPr>
        <w:t xml:space="preserve">the level of </w:t>
      </w:r>
      <w:r w:rsidR="008D4ED2">
        <w:rPr>
          <w:rFonts w:ascii="Rubik" w:hAnsi="Rubik" w:cs="Rubik"/>
          <w:sz w:val="24"/>
          <w:szCs w:val="24"/>
        </w:rPr>
        <w:t xml:space="preserve">article </w:t>
      </w:r>
      <w:r w:rsidR="006A7A95">
        <w:rPr>
          <w:rFonts w:ascii="Rubik" w:hAnsi="Rubik" w:cs="Rubik"/>
          <w:sz w:val="24"/>
          <w:szCs w:val="24"/>
        </w:rPr>
        <w:t>title</w:t>
      </w:r>
      <w:r w:rsidR="008D4ED2">
        <w:rPr>
          <w:rFonts w:ascii="Rubik" w:hAnsi="Rubik" w:cs="Rubik"/>
          <w:sz w:val="24"/>
          <w:szCs w:val="24"/>
        </w:rPr>
        <w:t xml:space="preserve">, </w:t>
      </w:r>
      <w:r w:rsidR="000D67A1">
        <w:rPr>
          <w:rFonts w:ascii="Rubik" w:hAnsi="Rubik" w:cs="Rubik"/>
          <w:sz w:val="24"/>
          <w:szCs w:val="24"/>
        </w:rPr>
        <w:t xml:space="preserve">were used </w:t>
      </w:r>
      <w:r w:rsidR="008D4ED2">
        <w:rPr>
          <w:rFonts w:ascii="Rubik" w:hAnsi="Rubik" w:cs="Rubik"/>
          <w:sz w:val="24"/>
          <w:szCs w:val="24"/>
        </w:rPr>
        <w:t xml:space="preserve">to </w:t>
      </w:r>
      <w:r w:rsidR="000D67A1">
        <w:rPr>
          <w:rFonts w:ascii="Rubik" w:hAnsi="Rubik" w:cs="Rubik"/>
          <w:sz w:val="24"/>
          <w:szCs w:val="24"/>
        </w:rPr>
        <w:t xml:space="preserve">fit a Poisson model to detect </w:t>
      </w:r>
      <w:r w:rsidR="00D557EA">
        <w:rPr>
          <w:rFonts w:ascii="Rubik" w:hAnsi="Rubik" w:cs="Rubik"/>
          <w:sz w:val="24"/>
          <w:szCs w:val="24"/>
        </w:rPr>
        <w:t>a</w:t>
      </w:r>
      <w:r w:rsidR="000D67A1">
        <w:rPr>
          <w:rFonts w:ascii="Rubik" w:hAnsi="Rubik" w:cs="Rubik"/>
          <w:sz w:val="24"/>
          <w:szCs w:val="24"/>
        </w:rPr>
        <w:t xml:space="preserve"> trade-off in the relationship between </w:t>
      </w:r>
      <w:r w:rsidR="00D557EA">
        <w:rPr>
          <w:rFonts w:ascii="Rubik" w:hAnsi="Rubik" w:cs="Rubik"/>
          <w:sz w:val="24"/>
          <w:szCs w:val="24"/>
        </w:rPr>
        <w:t>number of taxa and traits</w:t>
      </w:r>
      <w:r w:rsidR="00554FCB">
        <w:rPr>
          <w:rFonts w:ascii="Rubik" w:hAnsi="Rubik" w:cs="Rubik"/>
          <w:sz w:val="24"/>
          <w:szCs w:val="24"/>
        </w:rPr>
        <w:t>. We tested three models, each one with first, second, and third order polynomials of the number of taxa, and used model selection analysis based on Akaike Information Criterion to find the model best fitted to the data</w:t>
      </w:r>
      <w:r w:rsidR="000D67A1">
        <w:rPr>
          <w:rFonts w:ascii="Rubik" w:hAnsi="Rubik" w:cs="Rubik"/>
          <w:sz w:val="24"/>
          <w:szCs w:val="24"/>
        </w:rPr>
        <w:t>.</w:t>
      </w:r>
      <w:r w:rsidR="008F3EF7">
        <w:rPr>
          <w:rFonts w:ascii="Rubik" w:hAnsi="Rubik" w:cs="Rubik"/>
          <w:sz w:val="24"/>
          <w:szCs w:val="24"/>
        </w:rPr>
        <w:t xml:space="preserve"> We ran the same analysis</w:t>
      </w:r>
      <w:r w:rsidR="00FB19A0">
        <w:rPr>
          <w:rFonts w:ascii="Rubik" w:hAnsi="Rubik" w:cs="Rubik"/>
          <w:sz w:val="24"/>
          <w:szCs w:val="24"/>
        </w:rPr>
        <w:t>,</w:t>
      </w:r>
      <w:r w:rsidR="008F3EF7">
        <w:rPr>
          <w:rFonts w:ascii="Rubik" w:hAnsi="Rubik" w:cs="Rubik"/>
          <w:sz w:val="24"/>
          <w:szCs w:val="24"/>
        </w:rPr>
        <w:t xml:space="preserve"> </w:t>
      </w:r>
      <w:r w:rsidR="00FB19A0">
        <w:rPr>
          <w:rFonts w:ascii="Rubik" w:hAnsi="Rubik" w:cs="Rubik"/>
          <w:sz w:val="24"/>
          <w:szCs w:val="24"/>
        </w:rPr>
        <w:t>for articles with at least two taxa, replacing the number of taxa by the</w:t>
      </w:r>
      <w:r w:rsidR="008F3EF7">
        <w:rPr>
          <w:rFonts w:ascii="Rubik" w:hAnsi="Rubik" w:cs="Rubik"/>
          <w:sz w:val="24"/>
          <w:szCs w:val="24"/>
        </w:rPr>
        <w:t xml:space="preserve"> mean pa</w:t>
      </w:r>
      <w:r w:rsidR="00FB19A0">
        <w:rPr>
          <w:rFonts w:ascii="Rubik" w:hAnsi="Rubik" w:cs="Rubik"/>
          <w:sz w:val="24"/>
          <w:szCs w:val="24"/>
        </w:rPr>
        <w:t>i</w:t>
      </w:r>
      <w:r w:rsidR="008F3EF7">
        <w:rPr>
          <w:rFonts w:ascii="Rubik" w:hAnsi="Rubik" w:cs="Rubik"/>
          <w:sz w:val="24"/>
          <w:szCs w:val="24"/>
        </w:rPr>
        <w:t xml:space="preserve">rwise phylogenetic distance between taxa (MPD, Webb et al. 2002). These models </w:t>
      </w:r>
      <w:r w:rsidR="00B41D10">
        <w:rPr>
          <w:rFonts w:ascii="Rubik" w:hAnsi="Rubik" w:cs="Rubik"/>
          <w:sz w:val="24"/>
          <w:szCs w:val="24"/>
        </w:rPr>
        <w:t>were built using functions of the ‘stats’ package of R.</w:t>
      </w:r>
      <w:r w:rsidR="00554FCB">
        <w:rPr>
          <w:rFonts w:ascii="Rubik" w:hAnsi="Rubik" w:cs="Rubik"/>
          <w:sz w:val="24"/>
          <w:szCs w:val="24"/>
        </w:rPr>
        <w:t xml:space="preserve"> Model selection analysis was done with functions implemented in the ‘</w:t>
      </w:r>
      <w:proofErr w:type="spellStart"/>
      <w:r w:rsidR="00554FCB">
        <w:rPr>
          <w:rFonts w:ascii="Rubik" w:hAnsi="Rubik" w:cs="Rubik"/>
          <w:sz w:val="24"/>
          <w:szCs w:val="24"/>
        </w:rPr>
        <w:t>MuMIn</w:t>
      </w:r>
      <w:proofErr w:type="spellEnd"/>
      <w:r w:rsidR="00554FCB">
        <w:rPr>
          <w:rFonts w:ascii="Rubik" w:hAnsi="Rubik" w:cs="Rubik"/>
          <w:sz w:val="24"/>
          <w:szCs w:val="24"/>
        </w:rPr>
        <w:t>’ package of R.</w:t>
      </w:r>
    </w:p>
    <w:p w14:paraId="29CC0C78" w14:textId="77777777" w:rsidR="009E6762" w:rsidRDefault="009E6762" w:rsidP="005450DF">
      <w:pPr>
        <w:spacing w:after="240" w:line="480" w:lineRule="auto"/>
        <w:rPr>
          <w:rFonts w:ascii="Rubik" w:hAnsi="Rubik" w:cs="Rubik"/>
          <w:sz w:val="24"/>
          <w:szCs w:val="24"/>
        </w:rPr>
      </w:pPr>
    </w:p>
    <w:p w14:paraId="2052124B" w14:textId="0AB7A372" w:rsidR="001B6385" w:rsidRPr="00617BB8" w:rsidRDefault="0017329B" w:rsidP="00617BB8">
      <w:pPr>
        <w:spacing w:after="240" w:line="480" w:lineRule="auto"/>
        <w:rPr>
          <w:rFonts w:ascii="Rubik" w:hAnsi="Rubik" w:cs="Rubik"/>
          <w:b/>
          <w:sz w:val="24"/>
          <w:szCs w:val="24"/>
        </w:rPr>
      </w:pPr>
      <w:r w:rsidRPr="00617BB8">
        <w:rPr>
          <w:rFonts w:ascii="Rubik" w:hAnsi="Rubik" w:cs="Rubik"/>
          <w:b/>
          <w:sz w:val="24"/>
          <w:szCs w:val="24"/>
        </w:rPr>
        <w:t>Results</w:t>
      </w:r>
    </w:p>
    <w:p w14:paraId="360A4766" w14:textId="42CB0ECB" w:rsidR="0092276C" w:rsidRDefault="00D60BCC" w:rsidP="003F4C8D">
      <w:pPr>
        <w:spacing w:after="240" w:line="480" w:lineRule="auto"/>
        <w:rPr>
          <w:rFonts w:ascii="Rubik" w:hAnsi="Rubik" w:cs="Rubik"/>
          <w:bCs/>
          <w:sz w:val="24"/>
          <w:szCs w:val="24"/>
          <w:lang w:val="en-US"/>
        </w:rPr>
      </w:pPr>
      <w:r w:rsidRPr="00617BB8">
        <w:rPr>
          <w:rFonts w:ascii="Rubik" w:hAnsi="Rubik" w:cs="Rubik"/>
          <w:bCs/>
          <w:sz w:val="24"/>
          <w:szCs w:val="24"/>
        </w:rPr>
        <w:t xml:space="preserve">The systematic review resulted in a </w:t>
      </w:r>
      <w:r w:rsidRPr="00617BB8">
        <w:rPr>
          <w:rFonts w:ascii="Rubik" w:hAnsi="Rubik" w:cs="Rubik"/>
          <w:bCs/>
          <w:sz w:val="24"/>
          <w:szCs w:val="24"/>
          <w:lang w:val="en-US"/>
        </w:rPr>
        <w:t>dataset with 1356 entries</w:t>
      </w:r>
      <w:r w:rsidR="00A72D59">
        <w:rPr>
          <w:rFonts w:ascii="Rubik" w:hAnsi="Rubik" w:cs="Rubik"/>
          <w:bCs/>
          <w:sz w:val="24"/>
          <w:szCs w:val="24"/>
          <w:lang w:val="en-US"/>
        </w:rPr>
        <w:t>,</w:t>
      </w:r>
      <w:r w:rsidR="00B96BF5">
        <w:rPr>
          <w:rFonts w:ascii="Rubik" w:hAnsi="Rubik" w:cs="Rubik"/>
          <w:bCs/>
          <w:sz w:val="24"/>
          <w:szCs w:val="24"/>
          <w:lang w:val="en-US"/>
        </w:rPr>
        <w:t xml:space="preserve"> comprising </w:t>
      </w:r>
      <w:r w:rsidR="007E065E" w:rsidRPr="00617BB8">
        <w:rPr>
          <w:rFonts w:ascii="Rubik" w:hAnsi="Rubik" w:cs="Rubik"/>
          <w:bCs/>
          <w:sz w:val="24"/>
          <w:szCs w:val="24"/>
        </w:rPr>
        <w:t>138 taxa and 496 traits</w:t>
      </w:r>
      <w:r w:rsidR="00A72D59">
        <w:rPr>
          <w:rFonts w:ascii="Rubik" w:hAnsi="Rubik" w:cs="Rubik"/>
          <w:bCs/>
          <w:sz w:val="24"/>
          <w:szCs w:val="24"/>
        </w:rPr>
        <w:t xml:space="preserve"> </w:t>
      </w:r>
      <w:r w:rsidR="00A72D59" w:rsidRPr="00617BB8">
        <w:rPr>
          <w:rFonts w:ascii="Rubik" w:hAnsi="Rubik" w:cs="Rubik"/>
          <w:bCs/>
          <w:sz w:val="24"/>
          <w:szCs w:val="24"/>
          <w:lang w:val="en-US"/>
        </w:rPr>
        <w:t xml:space="preserve">from 97 different </w:t>
      </w:r>
      <w:r w:rsidR="00A92DE2">
        <w:rPr>
          <w:rFonts w:ascii="Rubik" w:hAnsi="Rubik" w:cs="Rubik"/>
          <w:bCs/>
          <w:sz w:val="24"/>
          <w:szCs w:val="24"/>
          <w:lang w:val="en-US"/>
        </w:rPr>
        <w:t>articles</w:t>
      </w:r>
      <w:r w:rsidR="00A72D59" w:rsidRPr="00617BB8">
        <w:rPr>
          <w:rFonts w:ascii="Rubik" w:hAnsi="Rubik" w:cs="Rubik"/>
          <w:bCs/>
          <w:sz w:val="24"/>
          <w:szCs w:val="24"/>
          <w:lang w:val="en-US"/>
        </w:rPr>
        <w:t xml:space="preserve"> (~10% of the total number of </w:t>
      </w:r>
      <w:r w:rsidR="00A72D59" w:rsidRPr="00617BB8">
        <w:rPr>
          <w:rFonts w:ascii="Rubik" w:hAnsi="Rubik" w:cs="Rubik"/>
          <w:bCs/>
          <w:sz w:val="24"/>
          <w:szCs w:val="24"/>
        </w:rPr>
        <w:t>1,006 records</w:t>
      </w:r>
      <w:r w:rsidR="00A72D59" w:rsidRPr="00617BB8">
        <w:rPr>
          <w:rFonts w:ascii="Rubik" w:hAnsi="Rubik" w:cs="Rubik"/>
          <w:bCs/>
          <w:sz w:val="24"/>
          <w:szCs w:val="24"/>
          <w:lang w:val="en-US"/>
        </w:rPr>
        <w:t>)</w:t>
      </w:r>
      <w:r w:rsidR="00A72D59" w:rsidRPr="00617BB8">
        <w:rPr>
          <w:rFonts w:ascii="Rubik" w:hAnsi="Rubik" w:cs="Rubik"/>
          <w:bCs/>
          <w:sz w:val="24"/>
          <w:szCs w:val="24"/>
        </w:rPr>
        <w:t xml:space="preserve"> (Fig. 1)</w:t>
      </w:r>
      <w:r w:rsidR="007E065E" w:rsidRPr="00617BB8">
        <w:rPr>
          <w:rFonts w:ascii="Rubik" w:hAnsi="Rubik" w:cs="Rubik"/>
          <w:bCs/>
          <w:sz w:val="24"/>
          <w:szCs w:val="24"/>
        </w:rPr>
        <w:t>.</w:t>
      </w:r>
      <w:r w:rsidRPr="00617BB8">
        <w:rPr>
          <w:rFonts w:ascii="Rubik" w:hAnsi="Rubik" w:cs="Rubik"/>
          <w:bCs/>
          <w:sz w:val="24"/>
          <w:szCs w:val="24"/>
        </w:rPr>
        <w:t xml:space="preserve"> </w:t>
      </w:r>
      <w:r w:rsidR="003C3339" w:rsidRPr="00617BB8">
        <w:rPr>
          <w:rFonts w:ascii="Rubik" w:hAnsi="Rubik" w:cs="Rubik"/>
          <w:bCs/>
          <w:sz w:val="24"/>
          <w:szCs w:val="24"/>
          <w:lang w:val="en-US"/>
        </w:rPr>
        <w:t>We found that most cross-taxa research use</w:t>
      </w:r>
      <w:r w:rsidR="00A92DE2">
        <w:rPr>
          <w:rFonts w:ascii="Rubik" w:hAnsi="Rubik" w:cs="Rubik"/>
          <w:bCs/>
          <w:sz w:val="24"/>
          <w:szCs w:val="24"/>
          <w:lang w:val="en-US"/>
        </w:rPr>
        <w:t>d</w:t>
      </w:r>
      <w:r w:rsidR="003C3339" w:rsidRPr="00617BB8">
        <w:rPr>
          <w:rFonts w:ascii="Rubik" w:hAnsi="Rubik" w:cs="Rubik"/>
          <w:bCs/>
          <w:sz w:val="24"/>
          <w:szCs w:val="24"/>
          <w:lang w:val="en-US"/>
        </w:rPr>
        <w:t xml:space="preserve"> data </w:t>
      </w:r>
      <w:r w:rsidR="00D223DF">
        <w:rPr>
          <w:rFonts w:ascii="Rubik" w:hAnsi="Rubik" w:cs="Rubik"/>
          <w:bCs/>
          <w:sz w:val="24"/>
          <w:szCs w:val="24"/>
          <w:lang w:val="en-US"/>
        </w:rPr>
        <w:t xml:space="preserve">of organisms </w:t>
      </w:r>
      <w:r w:rsidR="003C3339" w:rsidRPr="00617BB8">
        <w:rPr>
          <w:rFonts w:ascii="Rubik" w:hAnsi="Rubik" w:cs="Rubik"/>
          <w:bCs/>
          <w:sz w:val="24"/>
          <w:szCs w:val="24"/>
          <w:lang w:val="en-US"/>
        </w:rPr>
        <w:t>from different class</w:t>
      </w:r>
      <w:r w:rsidR="0092276C" w:rsidRPr="00617BB8">
        <w:rPr>
          <w:rFonts w:ascii="Rubik" w:hAnsi="Rubik" w:cs="Rubik"/>
          <w:bCs/>
          <w:sz w:val="24"/>
          <w:szCs w:val="24"/>
          <w:lang w:val="en-US"/>
        </w:rPr>
        <w:t>es</w:t>
      </w:r>
      <w:r w:rsidR="003C3339" w:rsidRPr="00617BB8">
        <w:rPr>
          <w:rFonts w:ascii="Rubik" w:hAnsi="Rubik" w:cs="Rubik"/>
          <w:bCs/>
          <w:sz w:val="24"/>
          <w:szCs w:val="24"/>
          <w:lang w:val="en-US"/>
        </w:rPr>
        <w:t xml:space="preserve">, </w:t>
      </w:r>
      <w:r w:rsidR="0092276C" w:rsidRPr="00617BB8">
        <w:rPr>
          <w:rFonts w:ascii="Rubik" w:hAnsi="Rubik" w:cs="Rubik"/>
          <w:bCs/>
          <w:sz w:val="24"/>
          <w:szCs w:val="24"/>
          <w:lang w:val="en-US"/>
        </w:rPr>
        <w:t>phyla</w:t>
      </w:r>
      <w:r w:rsidR="003C3339" w:rsidRPr="00617BB8">
        <w:rPr>
          <w:rFonts w:ascii="Rubik" w:hAnsi="Rubik" w:cs="Rubik"/>
          <w:bCs/>
          <w:sz w:val="24"/>
          <w:szCs w:val="24"/>
          <w:lang w:val="en-US"/>
        </w:rPr>
        <w:t xml:space="preserve"> and order</w:t>
      </w:r>
      <w:r w:rsidR="0092276C" w:rsidRPr="00617BB8">
        <w:rPr>
          <w:rFonts w:ascii="Rubik" w:hAnsi="Rubik" w:cs="Rubik"/>
          <w:bCs/>
          <w:sz w:val="24"/>
          <w:szCs w:val="24"/>
          <w:lang w:val="en-US"/>
        </w:rPr>
        <w:t>s</w:t>
      </w:r>
      <w:r w:rsidR="003C3339" w:rsidRPr="00617BB8">
        <w:rPr>
          <w:rFonts w:ascii="Rubik" w:hAnsi="Rubik" w:cs="Rubik"/>
          <w:bCs/>
          <w:sz w:val="24"/>
          <w:szCs w:val="24"/>
          <w:lang w:val="en-US"/>
        </w:rPr>
        <w:t xml:space="preserve"> (Fig. 2A), and generally use</w:t>
      </w:r>
      <w:r w:rsidR="00A92DE2">
        <w:rPr>
          <w:rFonts w:ascii="Rubik" w:hAnsi="Rubik" w:cs="Rubik"/>
          <w:bCs/>
          <w:sz w:val="24"/>
          <w:szCs w:val="24"/>
          <w:lang w:val="en-US"/>
        </w:rPr>
        <w:t>d</w:t>
      </w:r>
      <w:r w:rsidR="003C3339" w:rsidRPr="00617BB8">
        <w:rPr>
          <w:rFonts w:ascii="Rubik" w:hAnsi="Rubik" w:cs="Rubik"/>
          <w:bCs/>
          <w:sz w:val="24"/>
          <w:szCs w:val="24"/>
          <w:lang w:val="en-US"/>
        </w:rPr>
        <w:t xml:space="preserve"> data from one to three taxonomic ranks (Fig. 2B). </w:t>
      </w:r>
      <w:proofErr w:type="spellStart"/>
      <w:r w:rsidR="0092276C" w:rsidRPr="00617BB8">
        <w:rPr>
          <w:rFonts w:ascii="Rubik" w:hAnsi="Rubik" w:cs="Rubik"/>
          <w:bCs/>
          <w:sz w:val="24"/>
          <w:szCs w:val="24"/>
          <w:lang w:val="en-US"/>
        </w:rPr>
        <w:t>Tracheophyta</w:t>
      </w:r>
      <w:proofErr w:type="spellEnd"/>
      <w:r w:rsidR="0092276C" w:rsidRPr="00617BB8">
        <w:rPr>
          <w:rFonts w:ascii="Rubik" w:hAnsi="Rubik" w:cs="Rubik"/>
          <w:bCs/>
          <w:sz w:val="24"/>
          <w:szCs w:val="24"/>
          <w:lang w:val="en-US"/>
        </w:rPr>
        <w:t xml:space="preserve">, Aves, </w:t>
      </w:r>
      <w:proofErr w:type="spellStart"/>
      <w:r w:rsidR="0092276C" w:rsidRPr="00617BB8">
        <w:rPr>
          <w:rFonts w:ascii="Rubik" w:hAnsi="Rubik" w:cs="Rubik"/>
          <w:bCs/>
          <w:sz w:val="24"/>
          <w:szCs w:val="24"/>
          <w:lang w:val="en-US"/>
        </w:rPr>
        <w:t>Eutheria</w:t>
      </w:r>
      <w:proofErr w:type="spellEnd"/>
      <w:r w:rsidR="0092276C" w:rsidRPr="00617BB8">
        <w:rPr>
          <w:rFonts w:ascii="Rubik" w:hAnsi="Rubik" w:cs="Rubik"/>
          <w:bCs/>
          <w:sz w:val="24"/>
          <w:szCs w:val="24"/>
          <w:lang w:val="en-US"/>
        </w:rPr>
        <w:t xml:space="preserve">, </w:t>
      </w:r>
      <w:commentRangeStart w:id="17"/>
      <w:r w:rsidR="0092276C" w:rsidRPr="00617BB8">
        <w:rPr>
          <w:rFonts w:ascii="Rubik" w:hAnsi="Rubik" w:cs="Rubik"/>
          <w:bCs/>
          <w:sz w:val="24"/>
          <w:szCs w:val="24"/>
          <w:lang w:val="en-US"/>
        </w:rPr>
        <w:t>Coleoptera</w:t>
      </w:r>
      <w:r w:rsidR="00B96BF5">
        <w:rPr>
          <w:rFonts w:ascii="Rubik" w:hAnsi="Rubik" w:cs="Rubik"/>
          <w:bCs/>
          <w:sz w:val="24"/>
          <w:szCs w:val="24"/>
          <w:lang w:val="en-US"/>
        </w:rPr>
        <w:t>,</w:t>
      </w:r>
      <w:r w:rsidR="0092276C" w:rsidRPr="00617BB8">
        <w:rPr>
          <w:rFonts w:ascii="Rubik" w:hAnsi="Rubik" w:cs="Rubik"/>
          <w:bCs/>
          <w:sz w:val="24"/>
          <w:szCs w:val="24"/>
          <w:lang w:val="en-US"/>
        </w:rPr>
        <w:t xml:space="preserve"> and Araneae </w:t>
      </w:r>
      <w:commentRangeEnd w:id="17"/>
      <w:r w:rsidR="00F27703">
        <w:rPr>
          <w:rStyle w:val="Refdecomentrio"/>
        </w:rPr>
        <w:commentReference w:id="17"/>
      </w:r>
      <w:r w:rsidR="00D223DF">
        <w:rPr>
          <w:rFonts w:ascii="Rubik" w:hAnsi="Rubik" w:cs="Rubik"/>
          <w:bCs/>
          <w:sz w:val="24"/>
          <w:szCs w:val="24"/>
          <w:lang w:val="en-US"/>
        </w:rPr>
        <w:t>were</w:t>
      </w:r>
      <w:r w:rsidR="0092276C" w:rsidRPr="00617BB8">
        <w:rPr>
          <w:rFonts w:ascii="Rubik" w:hAnsi="Rubik" w:cs="Rubik"/>
          <w:bCs/>
          <w:sz w:val="24"/>
          <w:szCs w:val="24"/>
          <w:lang w:val="en-US"/>
        </w:rPr>
        <w:t xml:space="preserve"> the </w:t>
      </w:r>
      <w:del w:id="18" w:author="André Luís Luza" w:date="2022-01-25T14:17:00Z">
        <w:r w:rsidR="0092276C" w:rsidRPr="00617BB8" w:rsidDel="00EF117C">
          <w:rPr>
            <w:rFonts w:ascii="Rubik" w:hAnsi="Rubik" w:cs="Rubik"/>
            <w:bCs/>
            <w:sz w:val="24"/>
            <w:szCs w:val="24"/>
            <w:lang w:val="en-US"/>
          </w:rPr>
          <w:delText xml:space="preserve">taxonomic ranks </w:delText>
        </w:r>
      </w:del>
      <w:r w:rsidR="0092276C" w:rsidRPr="00617BB8">
        <w:rPr>
          <w:rFonts w:ascii="Rubik" w:hAnsi="Rubik" w:cs="Rubik"/>
          <w:bCs/>
          <w:sz w:val="24"/>
          <w:szCs w:val="24"/>
          <w:lang w:val="en-US"/>
        </w:rPr>
        <w:t xml:space="preserve">most often </w:t>
      </w:r>
      <w:r w:rsidR="00A92DE2">
        <w:rPr>
          <w:rFonts w:ascii="Rubik" w:hAnsi="Rubik" w:cs="Rubik"/>
          <w:bCs/>
          <w:sz w:val="24"/>
          <w:szCs w:val="24"/>
          <w:lang w:val="en-US"/>
        </w:rPr>
        <w:t xml:space="preserve">cited </w:t>
      </w:r>
      <w:ins w:id="19" w:author="André Luís Luza" w:date="2022-01-25T14:17:00Z">
        <w:r w:rsidR="00EF117C" w:rsidRPr="00617BB8">
          <w:rPr>
            <w:rFonts w:ascii="Rubik" w:hAnsi="Rubik" w:cs="Rubik"/>
            <w:bCs/>
            <w:sz w:val="24"/>
            <w:szCs w:val="24"/>
            <w:lang w:val="en-US"/>
          </w:rPr>
          <w:t xml:space="preserve">taxonomic ranks </w:t>
        </w:r>
      </w:ins>
      <w:r w:rsidR="00A92DE2">
        <w:rPr>
          <w:rFonts w:ascii="Rubik" w:hAnsi="Rubik" w:cs="Rubik"/>
          <w:bCs/>
          <w:sz w:val="24"/>
          <w:szCs w:val="24"/>
          <w:lang w:val="en-US"/>
        </w:rPr>
        <w:t xml:space="preserve">in the </w:t>
      </w:r>
      <w:r w:rsidR="00A92DE2" w:rsidRPr="00EF117C">
        <w:rPr>
          <w:rFonts w:ascii="Rubik" w:hAnsi="Rubik" w:cs="Rubik"/>
          <w:b/>
          <w:i/>
          <w:iCs/>
          <w:sz w:val="24"/>
          <w:szCs w:val="24"/>
          <w:lang w:val="en-US"/>
          <w:rPrChange w:id="20" w:author="André Luís Luza" w:date="2022-01-25T14:17:00Z">
            <w:rPr>
              <w:rFonts w:ascii="Rubik" w:hAnsi="Rubik" w:cs="Rubik"/>
              <w:bCs/>
              <w:sz w:val="24"/>
              <w:szCs w:val="24"/>
              <w:lang w:val="en-US"/>
            </w:rPr>
          </w:rPrChange>
        </w:rPr>
        <w:t>surveyed</w:t>
      </w:r>
      <w:r w:rsidR="00A92DE2">
        <w:rPr>
          <w:rFonts w:ascii="Rubik" w:hAnsi="Rubik" w:cs="Rubik"/>
          <w:bCs/>
          <w:sz w:val="24"/>
          <w:szCs w:val="24"/>
          <w:lang w:val="en-US"/>
        </w:rPr>
        <w:t xml:space="preserve"> articles </w:t>
      </w:r>
      <w:r w:rsidR="0092276C" w:rsidRPr="00617BB8">
        <w:rPr>
          <w:rFonts w:ascii="Rubik" w:hAnsi="Rubik" w:cs="Rubik"/>
          <w:bCs/>
          <w:sz w:val="24"/>
          <w:szCs w:val="24"/>
          <w:lang w:val="en-US"/>
        </w:rPr>
        <w:t xml:space="preserve">(Fig. 2C). </w:t>
      </w:r>
      <w:r w:rsidR="00E52658">
        <w:rPr>
          <w:rFonts w:ascii="Rubik" w:hAnsi="Rubik" w:cs="Rubik"/>
          <w:bCs/>
          <w:sz w:val="24"/>
          <w:szCs w:val="24"/>
          <w:lang w:val="en-US"/>
        </w:rPr>
        <w:t xml:space="preserve">The taxa most </w:t>
      </w:r>
      <w:r w:rsidR="00A92DE2">
        <w:rPr>
          <w:rFonts w:ascii="Rubik" w:hAnsi="Rubik" w:cs="Rubik"/>
          <w:bCs/>
          <w:sz w:val="24"/>
          <w:szCs w:val="24"/>
          <w:lang w:val="en-US"/>
        </w:rPr>
        <w:t xml:space="preserve">often </w:t>
      </w:r>
      <w:r w:rsidR="00E52658">
        <w:rPr>
          <w:rFonts w:ascii="Rubik" w:hAnsi="Rubik" w:cs="Rubik"/>
          <w:bCs/>
          <w:sz w:val="24"/>
          <w:szCs w:val="24"/>
          <w:lang w:val="en-US"/>
        </w:rPr>
        <w:t xml:space="preserve">linked in cross-taxa research </w:t>
      </w:r>
      <w:r w:rsidR="00A92DE2">
        <w:rPr>
          <w:rFonts w:ascii="Rubik" w:hAnsi="Rubik" w:cs="Rubik"/>
          <w:bCs/>
          <w:sz w:val="24"/>
          <w:szCs w:val="24"/>
          <w:lang w:val="en-US"/>
        </w:rPr>
        <w:t>were</w:t>
      </w:r>
      <w:r w:rsidR="00E52658">
        <w:rPr>
          <w:rFonts w:ascii="Rubik" w:hAnsi="Rubik" w:cs="Rubik"/>
          <w:bCs/>
          <w:sz w:val="24"/>
          <w:szCs w:val="24"/>
          <w:lang w:val="en-US"/>
        </w:rPr>
        <w:t xml:space="preserve"> Aves, Mammalia, Araneae, </w:t>
      </w:r>
      <w:proofErr w:type="spellStart"/>
      <w:r w:rsidR="00E52658">
        <w:rPr>
          <w:rFonts w:ascii="Rubik" w:hAnsi="Rubik" w:cs="Rubik"/>
          <w:bCs/>
          <w:sz w:val="24"/>
          <w:szCs w:val="24"/>
          <w:lang w:val="en-US"/>
        </w:rPr>
        <w:t>Streptophytina</w:t>
      </w:r>
      <w:proofErr w:type="spellEnd"/>
      <w:r w:rsidR="00E52658">
        <w:rPr>
          <w:rFonts w:ascii="Rubik" w:hAnsi="Rubik" w:cs="Rubik"/>
          <w:bCs/>
          <w:sz w:val="24"/>
          <w:szCs w:val="24"/>
          <w:lang w:val="en-US"/>
        </w:rPr>
        <w:t xml:space="preserve"> (class of plants), Neoptera (wing insects), and Fungi (Fig. 2D). Interestingly, we </w:t>
      </w:r>
      <w:del w:id="21" w:author="André Luís Luza" w:date="2022-01-25T14:23:00Z">
        <w:r w:rsidR="00E52658" w:rsidDel="006300BA">
          <w:rPr>
            <w:rFonts w:ascii="Rubik" w:hAnsi="Rubik" w:cs="Rubik"/>
            <w:bCs/>
            <w:sz w:val="24"/>
            <w:szCs w:val="24"/>
            <w:lang w:val="en-US"/>
          </w:rPr>
          <w:delText xml:space="preserve">find </w:delText>
        </w:r>
      </w:del>
      <w:ins w:id="22" w:author="André Luís Luza" w:date="2022-01-25T14:23:00Z">
        <w:r w:rsidR="006300BA">
          <w:rPr>
            <w:rFonts w:ascii="Rubik" w:hAnsi="Rubik" w:cs="Rubik"/>
            <w:bCs/>
            <w:sz w:val="24"/>
            <w:szCs w:val="24"/>
            <w:lang w:val="en-US"/>
          </w:rPr>
          <w:t xml:space="preserve">found </w:t>
        </w:r>
      </w:ins>
      <w:r w:rsidR="00E52658">
        <w:rPr>
          <w:rFonts w:ascii="Rubik" w:hAnsi="Rubik" w:cs="Rubik"/>
          <w:bCs/>
          <w:sz w:val="24"/>
          <w:szCs w:val="24"/>
          <w:lang w:val="en-US"/>
        </w:rPr>
        <w:t>that a group of taxa composed by dinoflagellates, cyanobacteria</w:t>
      </w:r>
      <w:r w:rsidR="00A92DE2">
        <w:rPr>
          <w:rFonts w:ascii="Rubik" w:hAnsi="Rubik" w:cs="Rubik"/>
          <w:bCs/>
          <w:sz w:val="24"/>
          <w:szCs w:val="24"/>
          <w:lang w:val="en-US"/>
        </w:rPr>
        <w:t>,</w:t>
      </w:r>
      <w:r w:rsidR="00E52658">
        <w:rPr>
          <w:rFonts w:ascii="Rubik" w:hAnsi="Rubik" w:cs="Rubik"/>
          <w:bCs/>
          <w:sz w:val="24"/>
          <w:szCs w:val="24"/>
          <w:lang w:val="en-US"/>
        </w:rPr>
        <w:t xml:space="preserve"> and other microorganisms did not appear in the </w:t>
      </w:r>
      <w:r w:rsidR="00E52658">
        <w:rPr>
          <w:rFonts w:ascii="Rubik" w:hAnsi="Rubik" w:cs="Rubik"/>
          <w:bCs/>
          <w:sz w:val="24"/>
          <w:szCs w:val="24"/>
          <w:lang w:val="en-US"/>
        </w:rPr>
        <w:lastRenderedPageBreak/>
        <w:t xml:space="preserve">same research (did not link) </w:t>
      </w:r>
      <w:r w:rsidR="0065476A">
        <w:rPr>
          <w:rFonts w:ascii="Rubik" w:hAnsi="Rubik" w:cs="Rubik"/>
          <w:bCs/>
          <w:sz w:val="24"/>
          <w:szCs w:val="24"/>
          <w:lang w:val="en-US"/>
        </w:rPr>
        <w:t>with</w:t>
      </w:r>
      <w:r w:rsidR="00E52658">
        <w:rPr>
          <w:rFonts w:ascii="Rubik" w:hAnsi="Rubik" w:cs="Rubik"/>
          <w:bCs/>
          <w:sz w:val="24"/>
          <w:szCs w:val="24"/>
          <w:lang w:val="en-US"/>
        </w:rPr>
        <w:t xml:space="preserve"> </w:t>
      </w:r>
      <w:r w:rsidR="00A92DE2">
        <w:rPr>
          <w:rFonts w:ascii="Rubik" w:hAnsi="Rubik" w:cs="Rubik"/>
          <w:bCs/>
          <w:sz w:val="24"/>
          <w:szCs w:val="24"/>
          <w:lang w:val="en-US"/>
        </w:rPr>
        <w:t>e.g., higher plants, vertebrates and invertebrates</w:t>
      </w:r>
      <w:r w:rsidR="0065476A">
        <w:rPr>
          <w:rFonts w:ascii="Rubik" w:hAnsi="Rubik" w:cs="Rubik"/>
          <w:bCs/>
          <w:sz w:val="24"/>
          <w:szCs w:val="24"/>
          <w:lang w:val="en-US"/>
        </w:rPr>
        <w:t xml:space="preserve"> (Fig. 2D).</w:t>
      </w:r>
      <w:r w:rsidR="003F4C8D">
        <w:rPr>
          <w:rFonts w:ascii="Rubik" w:hAnsi="Rubik" w:cs="Rubik"/>
          <w:bCs/>
          <w:sz w:val="24"/>
          <w:szCs w:val="24"/>
          <w:lang w:val="en-US"/>
        </w:rPr>
        <w:t xml:space="preserve"> </w:t>
      </w:r>
      <w:r w:rsidR="0092276C" w:rsidRPr="00617BB8">
        <w:rPr>
          <w:rFonts w:ascii="Rubik" w:hAnsi="Rubik" w:cs="Rubik"/>
          <w:bCs/>
          <w:sz w:val="24"/>
          <w:szCs w:val="24"/>
          <w:lang w:val="en-US"/>
        </w:rPr>
        <w:t xml:space="preserve">The </w:t>
      </w:r>
      <w:r w:rsidR="003F4C8D">
        <w:rPr>
          <w:rFonts w:ascii="Rubik" w:hAnsi="Rubik" w:cs="Rubik"/>
          <w:bCs/>
          <w:sz w:val="24"/>
          <w:szCs w:val="24"/>
          <w:lang w:val="en-US"/>
        </w:rPr>
        <w:t>topologic</w:t>
      </w:r>
      <w:r w:rsidR="0092276C" w:rsidRPr="00617BB8">
        <w:rPr>
          <w:rFonts w:ascii="Rubik" w:hAnsi="Rubik" w:cs="Rubik"/>
          <w:bCs/>
          <w:sz w:val="24"/>
          <w:szCs w:val="24"/>
          <w:lang w:val="en-US"/>
        </w:rPr>
        <w:t xml:space="preserve"> tree of </w:t>
      </w:r>
      <w:r w:rsidR="00240DF4" w:rsidRPr="00617BB8">
        <w:rPr>
          <w:rFonts w:ascii="Rubik" w:hAnsi="Rubik" w:cs="Rubik"/>
          <w:bCs/>
          <w:sz w:val="24"/>
          <w:szCs w:val="24"/>
          <w:lang w:val="en-US"/>
        </w:rPr>
        <w:t>th</w:t>
      </w:r>
      <w:r w:rsidR="00B96BF5">
        <w:rPr>
          <w:rFonts w:ascii="Rubik" w:hAnsi="Rubik" w:cs="Rubik"/>
          <w:bCs/>
          <w:sz w:val="24"/>
          <w:szCs w:val="24"/>
          <w:lang w:val="en-US"/>
        </w:rPr>
        <w:t xml:space="preserve">is </w:t>
      </w:r>
      <w:r w:rsidR="00A92DE2">
        <w:rPr>
          <w:rFonts w:ascii="Rubik" w:hAnsi="Rubik" w:cs="Rubik"/>
          <w:bCs/>
          <w:sz w:val="24"/>
          <w:szCs w:val="24"/>
          <w:lang w:val="en-US"/>
        </w:rPr>
        <w:t xml:space="preserve">research </w:t>
      </w:r>
      <w:r w:rsidR="00B96BF5">
        <w:rPr>
          <w:rFonts w:ascii="Rubik" w:hAnsi="Rubik" w:cs="Rubik"/>
          <w:bCs/>
          <w:sz w:val="24"/>
          <w:szCs w:val="24"/>
          <w:lang w:val="en-US"/>
        </w:rPr>
        <w:t xml:space="preserve">field </w:t>
      </w:r>
      <w:r w:rsidR="003F4C8D">
        <w:rPr>
          <w:rFonts w:ascii="Rubik" w:hAnsi="Rubik" w:cs="Rubik"/>
          <w:bCs/>
          <w:sz w:val="24"/>
          <w:szCs w:val="24"/>
          <w:lang w:val="en-US"/>
        </w:rPr>
        <w:t>shows that most research concentrates in several groups of vertebrates and invertebrates</w:t>
      </w:r>
      <w:r w:rsidR="00A92DE2">
        <w:rPr>
          <w:rFonts w:ascii="Rubik" w:hAnsi="Rubik" w:cs="Rubik"/>
          <w:bCs/>
          <w:sz w:val="24"/>
          <w:szCs w:val="24"/>
          <w:lang w:val="en-US"/>
        </w:rPr>
        <w:t>, although this can be an artifact of the smaller clade size of these organisms relative to plants, bacteria and other microorganisms</w:t>
      </w:r>
      <w:r w:rsidR="003F4C8D">
        <w:rPr>
          <w:rFonts w:ascii="Rubik" w:hAnsi="Rubik" w:cs="Rubik"/>
          <w:bCs/>
          <w:sz w:val="24"/>
          <w:szCs w:val="24"/>
          <w:lang w:val="en-US"/>
        </w:rPr>
        <w:t xml:space="preserve"> (Fig. 3). </w:t>
      </w:r>
    </w:p>
    <w:p w14:paraId="255D685C" w14:textId="5BF0AB0E" w:rsidR="00523AF8" w:rsidRDefault="007A56CC" w:rsidP="007B7A01">
      <w:pPr>
        <w:spacing w:after="240" w:line="480" w:lineRule="auto"/>
        <w:ind w:firstLine="720"/>
        <w:rPr>
          <w:rFonts w:ascii="Rubik" w:hAnsi="Rubik" w:cs="Rubik"/>
          <w:bCs/>
          <w:sz w:val="24"/>
          <w:szCs w:val="24"/>
          <w:lang w:val="en-US"/>
        </w:rPr>
      </w:pPr>
      <w:r w:rsidRPr="007A56CC">
        <w:rPr>
          <w:rFonts w:ascii="Rubik" w:hAnsi="Rubik" w:cs="Rubik"/>
          <w:bCs/>
          <w:sz w:val="24"/>
          <w:szCs w:val="24"/>
          <w:lang w:val="en-US"/>
        </w:rPr>
        <w:t xml:space="preserve">In terms of </w:t>
      </w:r>
      <w:r>
        <w:rPr>
          <w:rFonts w:ascii="Rubik" w:hAnsi="Rubik" w:cs="Rubik"/>
          <w:bCs/>
          <w:sz w:val="24"/>
          <w:szCs w:val="24"/>
          <w:lang w:val="en-US"/>
        </w:rPr>
        <w:t xml:space="preserve">research context, most research </w:t>
      </w:r>
      <w:r w:rsidR="00652F28">
        <w:rPr>
          <w:rFonts w:ascii="Rubik" w:hAnsi="Rubik" w:cs="Rubik"/>
          <w:bCs/>
          <w:sz w:val="24"/>
          <w:szCs w:val="24"/>
          <w:lang w:val="en-US"/>
        </w:rPr>
        <w:t>is concerned with</w:t>
      </w:r>
      <w:r w:rsidR="00A72D59">
        <w:rPr>
          <w:rFonts w:ascii="Rubik" w:hAnsi="Rubik" w:cs="Rubik"/>
          <w:bCs/>
          <w:sz w:val="24"/>
          <w:szCs w:val="24"/>
          <w:lang w:val="en-US"/>
        </w:rPr>
        <w:t xml:space="preserve"> </w:t>
      </w:r>
      <w:r>
        <w:rPr>
          <w:rFonts w:ascii="Rubik" w:hAnsi="Rubik" w:cs="Rubik"/>
          <w:bCs/>
          <w:sz w:val="24"/>
          <w:szCs w:val="24"/>
          <w:lang w:val="en-US"/>
        </w:rPr>
        <w:t xml:space="preserve">‘community structure’, ‘ecosystem monitoring’, and ‘ecological monitoring’ (Fig. </w:t>
      </w:r>
      <w:r w:rsidR="00652F28">
        <w:rPr>
          <w:rFonts w:ascii="Rubik" w:hAnsi="Rubik" w:cs="Rubik"/>
          <w:bCs/>
          <w:sz w:val="24"/>
          <w:szCs w:val="24"/>
          <w:lang w:val="en-US"/>
        </w:rPr>
        <w:t>4</w:t>
      </w:r>
      <w:r>
        <w:rPr>
          <w:rFonts w:ascii="Rubik" w:hAnsi="Rubik" w:cs="Rubik"/>
          <w:bCs/>
          <w:sz w:val="24"/>
          <w:szCs w:val="24"/>
          <w:lang w:val="en-US"/>
        </w:rPr>
        <w:t xml:space="preserve">A). </w:t>
      </w:r>
      <w:r w:rsidR="00D223DF">
        <w:rPr>
          <w:rFonts w:ascii="Rubik" w:hAnsi="Rubik" w:cs="Rubik"/>
          <w:bCs/>
          <w:sz w:val="24"/>
          <w:szCs w:val="24"/>
          <w:lang w:val="en-US"/>
        </w:rPr>
        <w:t>Yet</w:t>
      </w:r>
      <w:r w:rsidR="00A72D59">
        <w:rPr>
          <w:rFonts w:ascii="Rubik" w:hAnsi="Rubik" w:cs="Rubik"/>
          <w:bCs/>
          <w:sz w:val="24"/>
          <w:szCs w:val="24"/>
          <w:lang w:val="en-US"/>
        </w:rPr>
        <w:t xml:space="preserve"> </w:t>
      </w:r>
      <w:r w:rsidR="00D223DF">
        <w:rPr>
          <w:rFonts w:ascii="Rubik" w:hAnsi="Rubik" w:cs="Rubik"/>
          <w:bCs/>
          <w:sz w:val="24"/>
          <w:szCs w:val="24"/>
          <w:lang w:val="en-US"/>
        </w:rPr>
        <w:t xml:space="preserve">functional ecology is </w:t>
      </w:r>
      <w:r w:rsidR="00A72D59">
        <w:rPr>
          <w:rFonts w:ascii="Rubik" w:hAnsi="Rubik" w:cs="Rubik"/>
          <w:bCs/>
          <w:sz w:val="24"/>
          <w:szCs w:val="24"/>
          <w:lang w:val="en-US"/>
        </w:rPr>
        <w:t xml:space="preserve">field of </w:t>
      </w:r>
      <w:r w:rsidR="00D223DF">
        <w:rPr>
          <w:rFonts w:ascii="Rubik" w:hAnsi="Rubik" w:cs="Rubik"/>
          <w:bCs/>
          <w:sz w:val="24"/>
          <w:szCs w:val="24"/>
          <w:lang w:val="en-US"/>
        </w:rPr>
        <w:t xml:space="preserve">research dedicated to the </w:t>
      </w:r>
      <w:r w:rsidR="00A72D59">
        <w:rPr>
          <w:rFonts w:ascii="Rubik" w:hAnsi="Rubik" w:cs="Rubik"/>
          <w:bCs/>
          <w:sz w:val="24"/>
          <w:szCs w:val="24"/>
          <w:lang w:val="en-US"/>
        </w:rPr>
        <w:t xml:space="preserve">development of indices and frameworks to </w:t>
      </w:r>
      <w:r w:rsidR="008C1F78">
        <w:rPr>
          <w:rFonts w:ascii="Rubik" w:hAnsi="Rubik" w:cs="Rubik"/>
          <w:bCs/>
          <w:sz w:val="24"/>
          <w:szCs w:val="24"/>
          <w:lang w:val="en-US"/>
        </w:rPr>
        <w:t xml:space="preserve">organisms’ response to </w:t>
      </w:r>
      <w:proofErr w:type="spellStart"/>
      <w:r w:rsidR="008C1F78">
        <w:rPr>
          <w:rFonts w:ascii="Rubik" w:hAnsi="Rubik" w:cs="Rubik"/>
          <w:bCs/>
          <w:sz w:val="24"/>
          <w:szCs w:val="24"/>
          <w:lang w:val="en-US"/>
        </w:rPr>
        <w:t>and</w:t>
      </w:r>
      <w:proofErr w:type="spellEnd"/>
      <w:r w:rsidR="008C1F78">
        <w:rPr>
          <w:rFonts w:ascii="Rubik" w:hAnsi="Rubik" w:cs="Rubik"/>
          <w:bCs/>
          <w:sz w:val="24"/>
          <w:szCs w:val="24"/>
          <w:lang w:val="en-US"/>
        </w:rPr>
        <w:t xml:space="preserve"> effect on </w:t>
      </w:r>
      <w:r w:rsidR="00D223DF">
        <w:rPr>
          <w:rFonts w:ascii="Rubik" w:hAnsi="Rubik" w:cs="Rubik"/>
          <w:bCs/>
          <w:sz w:val="24"/>
          <w:szCs w:val="24"/>
          <w:lang w:val="en-US"/>
        </w:rPr>
        <w:t xml:space="preserve">their environment </w:t>
      </w:r>
      <w:r w:rsidR="00A72D59">
        <w:rPr>
          <w:rFonts w:ascii="Rubik" w:hAnsi="Rubik" w:cs="Rubik"/>
          <w:bCs/>
          <w:sz w:val="24"/>
          <w:szCs w:val="24"/>
          <w:lang w:val="en-US"/>
        </w:rPr>
        <w:t xml:space="preserve">(Petchey &amp; Gaston 2006, </w:t>
      </w:r>
      <w:proofErr w:type="spellStart"/>
      <w:r w:rsidR="00A72D59">
        <w:rPr>
          <w:rFonts w:ascii="Rubik" w:hAnsi="Rubik" w:cs="Rubik"/>
          <w:bCs/>
          <w:sz w:val="24"/>
          <w:szCs w:val="24"/>
          <w:lang w:val="en-US"/>
        </w:rPr>
        <w:t>Villéger</w:t>
      </w:r>
      <w:proofErr w:type="spellEnd"/>
      <w:r w:rsidR="00A72D59">
        <w:rPr>
          <w:rFonts w:ascii="Rubik" w:hAnsi="Rubik" w:cs="Rubik"/>
          <w:bCs/>
          <w:sz w:val="24"/>
          <w:szCs w:val="24"/>
          <w:lang w:val="en-US"/>
        </w:rPr>
        <w:t xml:space="preserve"> et al. 2008, </w:t>
      </w:r>
      <w:proofErr w:type="spellStart"/>
      <w:r w:rsidR="00A72D59">
        <w:rPr>
          <w:rFonts w:ascii="Rubik" w:hAnsi="Rubik" w:cs="Rubik"/>
          <w:bCs/>
          <w:sz w:val="24"/>
          <w:szCs w:val="24"/>
          <w:lang w:val="en-US"/>
        </w:rPr>
        <w:t>Mouillot</w:t>
      </w:r>
      <w:proofErr w:type="spellEnd"/>
      <w:r w:rsidR="00A72D59">
        <w:rPr>
          <w:rFonts w:ascii="Rubik" w:hAnsi="Rubik" w:cs="Rubik"/>
          <w:bCs/>
          <w:sz w:val="24"/>
          <w:szCs w:val="24"/>
          <w:lang w:val="en-US"/>
        </w:rPr>
        <w:t xml:space="preserve"> et al. 2013</w:t>
      </w:r>
      <w:r w:rsidR="00D223DF">
        <w:rPr>
          <w:rFonts w:ascii="Rubik" w:hAnsi="Rubik" w:cs="Rubik"/>
          <w:bCs/>
          <w:sz w:val="24"/>
          <w:szCs w:val="24"/>
          <w:lang w:val="en-US"/>
        </w:rPr>
        <w:t xml:space="preserve">, </w:t>
      </w:r>
      <w:proofErr w:type="spellStart"/>
      <w:r w:rsidR="00D223DF">
        <w:rPr>
          <w:rFonts w:ascii="Rubik" w:hAnsi="Rubik" w:cs="Rubik"/>
          <w:bCs/>
          <w:sz w:val="24"/>
          <w:szCs w:val="24"/>
          <w:lang w:val="en-US"/>
        </w:rPr>
        <w:t>Mammola</w:t>
      </w:r>
      <w:proofErr w:type="spellEnd"/>
      <w:r w:rsidR="00D223DF">
        <w:rPr>
          <w:rFonts w:ascii="Rubik" w:hAnsi="Rubik" w:cs="Rubik"/>
          <w:bCs/>
          <w:sz w:val="24"/>
          <w:szCs w:val="24"/>
          <w:lang w:val="en-US"/>
        </w:rPr>
        <w:t xml:space="preserve"> &amp; Cardoso 2021</w:t>
      </w:r>
      <w:r w:rsidR="00A72D59">
        <w:rPr>
          <w:rFonts w:ascii="Rubik" w:hAnsi="Rubik" w:cs="Rubik"/>
          <w:bCs/>
          <w:sz w:val="24"/>
          <w:szCs w:val="24"/>
          <w:lang w:val="en-US"/>
        </w:rPr>
        <w:t>), t</w:t>
      </w:r>
      <w:r>
        <w:rPr>
          <w:rFonts w:ascii="Rubik" w:hAnsi="Rubik" w:cs="Rubik"/>
          <w:bCs/>
          <w:sz w:val="24"/>
          <w:szCs w:val="24"/>
          <w:lang w:val="en-US"/>
        </w:rPr>
        <w:t xml:space="preserve">he </w:t>
      </w:r>
      <w:r w:rsidR="008C1F78">
        <w:rPr>
          <w:rFonts w:ascii="Rubik" w:hAnsi="Rubik" w:cs="Rubik"/>
          <w:bCs/>
          <w:sz w:val="24"/>
          <w:szCs w:val="24"/>
          <w:lang w:val="en-US"/>
        </w:rPr>
        <w:t xml:space="preserve">surveyed </w:t>
      </w:r>
      <w:r>
        <w:rPr>
          <w:rFonts w:ascii="Rubik" w:hAnsi="Rubik" w:cs="Rubik"/>
          <w:bCs/>
          <w:sz w:val="24"/>
          <w:szCs w:val="24"/>
          <w:lang w:val="en-US"/>
        </w:rPr>
        <w:t xml:space="preserve">research </w:t>
      </w:r>
      <w:r w:rsidR="00A72D59">
        <w:rPr>
          <w:rFonts w:ascii="Rubik" w:hAnsi="Rubik" w:cs="Rubik"/>
          <w:bCs/>
          <w:sz w:val="24"/>
          <w:szCs w:val="24"/>
          <w:lang w:val="en-US"/>
        </w:rPr>
        <w:t xml:space="preserve">largely </w:t>
      </w:r>
      <w:r w:rsidR="00D223DF">
        <w:rPr>
          <w:rFonts w:ascii="Rubik" w:hAnsi="Rubik" w:cs="Rubik"/>
          <w:bCs/>
          <w:sz w:val="24"/>
          <w:szCs w:val="24"/>
          <w:lang w:val="en-US"/>
        </w:rPr>
        <w:t xml:space="preserve">relies </w:t>
      </w:r>
      <w:r>
        <w:rPr>
          <w:rFonts w:ascii="Rubik" w:hAnsi="Rubik" w:cs="Rubik"/>
          <w:bCs/>
          <w:sz w:val="24"/>
          <w:szCs w:val="24"/>
          <w:lang w:val="en-US"/>
        </w:rPr>
        <w:t>on taxonomic indexes such as ‘</w:t>
      </w:r>
      <w:r w:rsidR="00A5257D">
        <w:rPr>
          <w:rFonts w:ascii="Rubik" w:hAnsi="Rubik" w:cs="Rubik"/>
          <w:bCs/>
          <w:sz w:val="24"/>
          <w:szCs w:val="24"/>
          <w:lang w:val="en-US"/>
        </w:rPr>
        <w:t xml:space="preserve">species </w:t>
      </w:r>
      <w:r>
        <w:rPr>
          <w:rFonts w:ascii="Rubik" w:hAnsi="Rubik" w:cs="Rubik"/>
          <w:bCs/>
          <w:sz w:val="24"/>
          <w:szCs w:val="24"/>
          <w:lang w:val="en-US"/>
        </w:rPr>
        <w:t>richness’</w:t>
      </w:r>
      <w:r w:rsidR="00652F28">
        <w:rPr>
          <w:rFonts w:ascii="Rubik" w:hAnsi="Rubik" w:cs="Rubik"/>
          <w:bCs/>
          <w:sz w:val="24"/>
          <w:szCs w:val="24"/>
          <w:lang w:val="en-US"/>
        </w:rPr>
        <w:t>, ‘abundance’</w:t>
      </w:r>
      <w:r>
        <w:rPr>
          <w:rFonts w:ascii="Rubik" w:hAnsi="Rubik" w:cs="Rubik"/>
          <w:bCs/>
          <w:sz w:val="24"/>
          <w:szCs w:val="24"/>
          <w:lang w:val="en-US"/>
        </w:rPr>
        <w:t xml:space="preserve"> and ‘</w:t>
      </w:r>
      <w:r w:rsidR="00A5257D">
        <w:rPr>
          <w:rFonts w:ascii="Rubik" w:hAnsi="Rubik" w:cs="Rubik"/>
          <w:bCs/>
          <w:sz w:val="24"/>
          <w:szCs w:val="24"/>
          <w:lang w:val="en-US"/>
        </w:rPr>
        <w:t>taxonomic indices</w:t>
      </w:r>
      <w:r>
        <w:rPr>
          <w:rFonts w:ascii="Rubik" w:hAnsi="Rubik" w:cs="Rubik"/>
          <w:bCs/>
          <w:sz w:val="24"/>
          <w:szCs w:val="24"/>
          <w:lang w:val="en-US"/>
        </w:rPr>
        <w:t>’</w:t>
      </w:r>
      <w:r w:rsidR="00A5257D">
        <w:rPr>
          <w:rFonts w:ascii="Rubik" w:hAnsi="Rubik" w:cs="Rubik"/>
          <w:bCs/>
          <w:sz w:val="24"/>
          <w:szCs w:val="24"/>
          <w:lang w:val="en-US"/>
        </w:rPr>
        <w:t xml:space="preserve"> (e.g., Shannon, Simpson, </w:t>
      </w:r>
      <w:proofErr w:type="spellStart"/>
      <w:r w:rsidR="00A5257D">
        <w:rPr>
          <w:rFonts w:ascii="Rubik" w:hAnsi="Rubik" w:cs="Rubik"/>
          <w:bCs/>
          <w:sz w:val="24"/>
          <w:szCs w:val="24"/>
          <w:lang w:val="en-US"/>
        </w:rPr>
        <w:t>Margalef</w:t>
      </w:r>
      <w:proofErr w:type="spellEnd"/>
      <w:r w:rsidR="00A5257D">
        <w:rPr>
          <w:rFonts w:ascii="Rubik" w:hAnsi="Rubik" w:cs="Rubik"/>
          <w:bCs/>
          <w:sz w:val="24"/>
          <w:szCs w:val="24"/>
          <w:lang w:val="en-US"/>
        </w:rPr>
        <w:t>)</w:t>
      </w:r>
      <w:r>
        <w:rPr>
          <w:rFonts w:ascii="Rubik" w:hAnsi="Rubik" w:cs="Rubik"/>
          <w:bCs/>
          <w:sz w:val="24"/>
          <w:szCs w:val="24"/>
          <w:lang w:val="en-US"/>
        </w:rPr>
        <w:t xml:space="preserve"> to count the number of species</w:t>
      </w:r>
      <w:r w:rsidR="00652F28">
        <w:rPr>
          <w:rFonts w:ascii="Rubik" w:hAnsi="Rubik" w:cs="Rubik"/>
          <w:bCs/>
          <w:sz w:val="24"/>
          <w:szCs w:val="24"/>
          <w:lang w:val="en-US"/>
        </w:rPr>
        <w:t>, individuals</w:t>
      </w:r>
      <w:r>
        <w:rPr>
          <w:rFonts w:ascii="Rubik" w:hAnsi="Rubik" w:cs="Rubik"/>
          <w:bCs/>
          <w:sz w:val="24"/>
          <w:szCs w:val="24"/>
          <w:lang w:val="en-US"/>
        </w:rPr>
        <w:t xml:space="preserve"> </w:t>
      </w:r>
      <w:r w:rsidR="00A5257D">
        <w:rPr>
          <w:rFonts w:ascii="Rubik" w:hAnsi="Rubik" w:cs="Rubik"/>
          <w:bCs/>
          <w:sz w:val="24"/>
          <w:szCs w:val="24"/>
          <w:lang w:val="en-US"/>
        </w:rPr>
        <w:t xml:space="preserve">and diversity within </w:t>
      </w:r>
      <w:r w:rsidR="008C1F78">
        <w:rPr>
          <w:rFonts w:ascii="Rubik" w:hAnsi="Rubik" w:cs="Rubik"/>
          <w:bCs/>
          <w:sz w:val="24"/>
          <w:szCs w:val="24"/>
          <w:lang w:val="en-US"/>
        </w:rPr>
        <w:t xml:space="preserve">discretely defined </w:t>
      </w:r>
      <w:r w:rsidR="00A5257D">
        <w:rPr>
          <w:rFonts w:ascii="Rubik" w:hAnsi="Rubik" w:cs="Rubik"/>
          <w:bCs/>
          <w:sz w:val="24"/>
          <w:szCs w:val="24"/>
          <w:lang w:val="en-US"/>
        </w:rPr>
        <w:t>functional groups</w:t>
      </w:r>
      <w:r>
        <w:rPr>
          <w:rFonts w:ascii="Rubik" w:hAnsi="Rubik" w:cs="Rubik"/>
          <w:bCs/>
          <w:sz w:val="24"/>
          <w:szCs w:val="24"/>
          <w:lang w:val="en-US"/>
        </w:rPr>
        <w:t xml:space="preserve">. </w:t>
      </w:r>
      <w:r w:rsidR="00652F28">
        <w:rPr>
          <w:rFonts w:ascii="Rubik" w:hAnsi="Rubik" w:cs="Rubik"/>
          <w:bCs/>
          <w:sz w:val="24"/>
          <w:szCs w:val="24"/>
          <w:lang w:val="en-US"/>
        </w:rPr>
        <w:t>Functional composition (e.g., c</w:t>
      </w:r>
      <w:r w:rsidRPr="00141F12">
        <w:rPr>
          <w:rFonts w:ascii="Rubik" w:hAnsi="Rubik" w:cs="Rubik"/>
          <w:bCs/>
          <w:sz w:val="24"/>
          <w:szCs w:val="24"/>
          <w:lang w:val="en-US"/>
        </w:rPr>
        <w:t>ommunity</w:t>
      </w:r>
      <w:r w:rsidR="00652F28">
        <w:rPr>
          <w:rFonts w:ascii="Rubik" w:hAnsi="Rubik" w:cs="Rubik"/>
          <w:bCs/>
          <w:sz w:val="24"/>
          <w:szCs w:val="24"/>
          <w:lang w:val="en-US"/>
        </w:rPr>
        <w:t>-</w:t>
      </w:r>
      <w:r w:rsidR="00A243A2" w:rsidRPr="00141F12">
        <w:rPr>
          <w:rFonts w:ascii="Rubik" w:hAnsi="Rubik" w:cs="Rubik"/>
          <w:bCs/>
          <w:sz w:val="24"/>
          <w:szCs w:val="24"/>
          <w:lang w:val="en-US"/>
        </w:rPr>
        <w:t>weighted</w:t>
      </w:r>
      <w:r w:rsidRPr="00141F12">
        <w:rPr>
          <w:rFonts w:ascii="Rubik" w:hAnsi="Rubik" w:cs="Rubik"/>
          <w:bCs/>
          <w:sz w:val="24"/>
          <w:szCs w:val="24"/>
          <w:lang w:val="en-US"/>
        </w:rPr>
        <w:t xml:space="preserve"> means</w:t>
      </w:r>
      <w:r w:rsidR="00652F28">
        <w:rPr>
          <w:rFonts w:ascii="Rubik" w:hAnsi="Rubik" w:cs="Rubik"/>
          <w:bCs/>
          <w:sz w:val="24"/>
          <w:szCs w:val="24"/>
          <w:lang w:val="en-US"/>
        </w:rPr>
        <w:t xml:space="preserve">) and functional dispersion (including </w:t>
      </w:r>
      <w:proofErr w:type="spellStart"/>
      <w:r w:rsidR="00652F28">
        <w:rPr>
          <w:rFonts w:ascii="Rubik" w:hAnsi="Rubik" w:cs="Rubik"/>
          <w:bCs/>
          <w:sz w:val="24"/>
          <w:szCs w:val="24"/>
          <w:lang w:val="en-US"/>
        </w:rPr>
        <w:t>FDis</w:t>
      </w:r>
      <w:proofErr w:type="spellEnd"/>
      <w:r w:rsidR="00652F28">
        <w:rPr>
          <w:rFonts w:ascii="Rubik" w:hAnsi="Rubik" w:cs="Rubik"/>
          <w:bCs/>
          <w:sz w:val="24"/>
          <w:szCs w:val="24"/>
          <w:lang w:val="en-US"/>
        </w:rPr>
        <w:t xml:space="preserve"> and Rao’s </w:t>
      </w:r>
      <w:r w:rsidR="008C1F78">
        <w:rPr>
          <w:rFonts w:ascii="Rubik" w:hAnsi="Rubik" w:cs="Rubik"/>
          <w:bCs/>
          <w:sz w:val="24"/>
          <w:szCs w:val="24"/>
          <w:lang w:val="en-US"/>
        </w:rPr>
        <w:t>E</w:t>
      </w:r>
      <w:r w:rsidR="00652F28">
        <w:rPr>
          <w:rFonts w:ascii="Rubik" w:hAnsi="Rubik" w:cs="Rubik"/>
          <w:bCs/>
          <w:sz w:val="24"/>
          <w:szCs w:val="24"/>
          <w:lang w:val="en-US"/>
        </w:rPr>
        <w:t>ntropy)</w:t>
      </w:r>
      <w:r w:rsidRPr="00141F12">
        <w:rPr>
          <w:rFonts w:ascii="Rubik" w:hAnsi="Rubik" w:cs="Rubik"/>
          <w:bCs/>
          <w:sz w:val="24"/>
          <w:szCs w:val="24"/>
          <w:lang w:val="en-US"/>
        </w:rPr>
        <w:t xml:space="preserve"> </w:t>
      </w:r>
      <w:r w:rsidR="008C1F78" w:rsidRPr="008C1F78">
        <w:rPr>
          <w:rFonts w:ascii="Rubik" w:hAnsi="Rubik" w:cs="Rubik"/>
          <w:bCs/>
          <w:sz w:val="24"/>
          <w:szCs w:val="24"/>
          <w:lang w:val="en-US"/>
        </w:rPr>
        <w:t xml:space="preserve">stand out among the most used </w:t>
      </w:r>
      <w:r w:rsidR="008C1F78">
        <w:rPr>
          <w:rFonts w:ascii="Rubik" w:hAnsi="Rubik" w:cs="Rubik"/>
          <w:bCs/>
          <w:sz w:val="24"/>
          <w:szCs w:val="24"/>
          <w:lang w:val="en-US"/>
        </w:rPr>
        <w:t xml:space="preserve">functional </w:t>
      </w:r>
      <w:r w:rsidR="008C1F78" w:rsidRPr="008C1F78">
        <w:rPr>
          <w:rFonts w:ascii="Rubik" w:hAnsi="Rubik" w:cs="Rubik"/>
          <w:bCs/>
          <w:sz w:val="24"/>
          <w:szCs w:val="24"/>
          <w:lang w:val="en-US"/>
        </w:rPr>
        <w:t xml:space="preserve">indices </w:t>
      </w:r>
      <w:r w:rsidR="00D33C1B">
        <w:rPr>
          <w:rFonts w:ascii="Rubik" w:hAnsi="Rubik" w:cs="Rubik"/>
          <w:bCs/>
          <w:sz w:val="24"/>
          <w:szCs w:val="24"/>
          <w:lang w:val="en-US"/>
        </w:rPr>
        <w:t xml:space="preserve">(Fig. </w:t>
      </w:r>
      <w:r w:rsidR="00652F28">
        <w:rPr>
          <w:rFonts w:ascii="Rubik" w:hAnsi="Rubik" w:cs="Rubik"/>
          <w:bCs/>
          <w:sz w:val="24"/>
          <w:szCs w:val="24"/>
          <w:lang w:val="en-US"/>
        </w:rPr>
        <w:t>4</w:t>
      </w:r>
      <w:r w:rsidR="00D33C1B">
        <w:rPr>
          <w:rFonts w:ascii="Rubik" w:hAnsi="Rubik" w:cs="Rubik"/>
          <w:bCs/>
          <w:sz w:val="24"/>
          <w:szCs w:val="24"/>
          <w:lang w:val="en-US"/>
        </w:rPr>
        <w:t>A)</w:t>
      </w:r>
      <w:r w:rsidR="00141F12">
        <w:rPr>
          <w:rFonts w:ascii="Rubik" w:hAnsi="Rubik" w:cs="Rubik"/>
          <w:bCs/>
          <w:sz w:val="24"/>
          <w:szCs w:val="24"/>
          <w:lang w:val="en-US"/>
        </w:rPr>
        <w:t>.</w:t>
      </w:r>
    </w:p>
    <w:p w14:paraId="5CD8A0F8" w14:textId="7F2C2CAB" w:rsidR="00D55730" w:rsidRDefault="00652F28" w:rsidP="005B028C">
      <w:pPr>
        <w:spacing w:before="27" w:after="160" w:line="480" w:lineRule="auto"/>
        <w:ind w:right="-2" w:firstLine="720"/>
        <w:jc w:val="both"/>
        <w:rPr>
          <w:rFonts w:ascii="Rubik" w:eastAsia="Times New Roman" w:hAnsi="Rubik" w:cs="Rubik"/>
          <w:sz w:val="24"/>
          <w:szCs w:val="24"/>
          <w:lang w:val="en-US"/>
        </w:rPr>
      </w:pPr>
      <w:r>
        <w:rPr>
          <w:rFonts w:ascii="Rubik" w:eastAsia="Times New Roman" w:hAnsi="Rubik" w:cs="Rubik"/>
          <w:sz w:val="24"/>
          <w:szCs w:val="24"/>
          <w:lang w:val="en-US"/>
        </w:rPr>
        <w:t xml:space="preserve">Functionally analogous traits are very often used in </w:t>
      </w:r>
      <w:r w:rsidR="008C1F78">
        <w:rPr>
          <w:rFonts w:ascii="Rubik" w:eastAsia="Times New Roman" w:hAnsi="Rubik" w:cs="Rubik"/>
          <w:sz w:val="24"/>
          <w:szCs w:val="24"/>
          <w:lang w:val="en-US"/>
        </w:rPr>
        <w:t xml:space="preserve">surveyed research </w:t>
      </w:r>
      <w:r>
        <w:rPr>
          <w:rFonts w:ascii="Rubik" w:eastAsia="Times New Roman" w:hAnsi="Rubik" w:cs="Rubik"/>
          <w:sz w:val="24"/>
          <w:szCs w:val="24"/>
          <w:lang w:val="en-US"/>
        </w:rPr>
        <w:t>(Fig. 4B)</w:t>
      </w:r>
      <w:r w:rsidR="007958D1">
        <w:rPr>
          <w:rFonts w:ascii="Rubik" w:eastAsia="Times New Roman" w:hAnsi="Rubik" w:cs="Rubik"/>
          <w:sz w:val="24"/>
          <w:szCs w:val="24"/>
          <w:lang w:val="en-US"/>
        </w:rPr>
        <w:t xml:space="preserve"> </w:t>
      </w:r>
      <w:r w:rsidR="007958D1" w:rsidRPr="006F7313">
        <w:rPr>
          <w:rFonts w:ascii="Rubik" w:eastAsia="Times New Roman" w:hAnsi="Rubik" w:cs="Rubik"/>
          <w:sz w:val="24"/>
          <w:szCs w:val="24"/>
          <w:lang w:val="en-US"/>
        </w:rPr>
        <w:t xml:space="preserve">meaning that authors </w:t>
      </w:r>
      <w:r w:rsidR="008C1F78">
        <w:rPr>
          <w:rFonts w:ascii="Rubik" w:eastAsia="Times New Roman" w:hAnsi="Rubik" w:cs="Rubik"/>
          <w:sz w:val="24"/>
          <w:szCs w:val="24"/>
          <w:lang w:val="en-US"/>
        </w:rPr>
        <w:t>are striving</w:t>
      </w:r>
      <w:r w:rsidR="007958D1">
        <w:rPr>
          <w:rFonts w:ascii="Rubik" w:eastAsia="Times New Roman" w:hAnsi="Rubik" w:cs="Rubik"/>
          <w:sz w:val="24"/>
          <w:szCs w:val="24"/>
          <w:lang w:val="en-US"/>
        </w:rPr>
        <w:t xml:space="preserve"> to </w:t>
      </w:r>
      <w:r w:rsidR="007958D1" w:rsidRPr="006F7313">
        <w:rPr>
          <w:rFonts w:ascii="Rubik" w:eastAsia="Times New Roman" w:hAnsi="Rubik" w:cs="Rubik"/>
          <w:sz w:val="24"/>
          <w:szCs w:val="24"/>
          <w:lang w:val="en-US"/>
        </w:rPr>
        <w:t>represent similar processes across taxa</w:t>
      </w:r>
      <w:r>
        <w:rPr>
          <w:rFonts w:ascii="Rubik" w:eastAsia="Times New Roman" w:hAnsi="Rubik" w:cs="Rubik"/>
          <w:sz w:val="24"/>
          <w:szCs w:val="24"/>
          <w:lang w:val="en-US"/>
        </w:rPr>
        <w:t>, yet most research still compare data (Fig. 4</w:t>
      </w:r>
      <w:r w:rsidR="007958D1">
        <w:rPr>
          <w:rFonts w:ascii="Rubik" w:eastAsia="Times New Roman" w:hAnsi="Rubik" w:cs="Rubik"/>
          <w:sz w:val="24"/>
          <w:szCs w:val="24"/>
          <w:lang w:val="en-US"/>
        </w:rPr>
        <w:t>C</w:t>
      </w:r>
      <w:r>
        <w:rPr>
          <w:rFonts w:ascii="Rubik" w:eastAsia="Times New Roman" w:hAnsi="Rubik" w:cs="Rubik"/>
          <w:sz w:val="24"/>
          <w:szCs w:val="24"/>
          <w:lang w:val="en-US"/>
        </w:rPr>
        <w:t xml:space="preserve">). </w:t>
      </w:r>
      <w:commentRangeStart w:id="23"/>
      <w:r w:rsidR="00DB5469">
        <w:rPr>
          <w:rFonts w:ascii="Rubik" w:eastAsia="Times New Roman" w:hAnsi="Rubik" w:cs="Rubik"/>
          <w:sz w:val="24"/>
          <w:szCs w:val="24"/>
          <w:lang w:val="en-US"/>
        </w:rPr>
        <w:t>P</w:t>
      </w:r>
      <w:r w:rsidR="00B61885" w:rsidRPr="006F7313">
        <w:rPr>
          <w:rFonts w:ascii="Rubik" w:eastAsia="Times New Roman" w:hAnsi="Rubik" w:cs="Rubik"/>
          <w:sz w:val="24"/>
          <w:szCs w:val="24"/>
          <w:lang w:val="en-US"/>
        </w:rPr>
        <w:t>hylogenies</w:t>
      </w:r>
      <w:commentRangeEnd w:id="23"/>
      <w:r w:rsidR="00A84801">
        <w:rPr>
          <w:rStyle w:val="Refdecomentrio"/>
        </w:rPr>
        <w:commentReference w:id="23"/>
      </w:r>
      <w:r w:rsidR="00B61885" w:rsidRPr="006F7313">
        <w:rPr>
          <w:rFonts w:ascii="Rubik" w:eastAsia="Times New Roman" w:hAnsi="Rubik" w:cs="Rubik"/>
          <w:sz w:val="24"/>
          <w:szCs w:val="24"/>
          <w:lang w:val="en-US"/>
        </w:rPr>
        <w:t xml:space="preserve"> </w:t>
      </w:r>
      <w:r w:rsidR="006F7313" w:rsidRPr="006F7313">
        <w:rPr>
          <w:rFonts w:ascii="Rubik" w:eastAsia="Times New Roman" w:hAnsi="Rubik" w:cs="Rubik"/>
          <w:sz w:val="24"/>
          <w:szCs w:val="24"/>
          <w:lang w:val="en-US"/>
        </w:rPr>
        <w:t>are rarely used</w:t>
      </w:r>
      <w:r w:rsidR="00DB5469">
        <w:rPr>
          <w:rFonts w:ascii="Rubik" w:eastAsia="Times New Roman" w:hAnsi="Rubik" w:cs="Rubik"/>
          <w:sz w:val="24"/>
          <w:szCs w:val="24"/>
          <w:lang w:val="en-US"/>
        </w:rPr>
        <w:t xml:space="preserve"> in cross-taxa research (</w:t>
      </w:r>
      <w:r w:rsidR="006C4440">
        <w:rPr>
          <w:rFonts w:ascii="Rubik" w:eastAsia="Times New Roman" w:hAnsi="Rubik" w:cs="Rubik"/>
          <w:sz w:val="24"/>
          <w:szCs w:val="24"/>
          <w:lang w:val="en-US"/>
        </w:rPr>
        <w:t xml:space="preserve">Fig. </w:t>
      </w:r>
      <w:r w:rsidR="00434D9B">
        <w:rPr>
          <w:rFonts w:ascii="Rubik" w:eastAsia="Times New Roman" w:hAnsi="Rubik" w:cs="Rubik"/>
          <w:sz w:val="24"/>
          <w:szCs w:val="24"/>
          <w:lang w:val="en-US"/>
        </w:rPr>
        <w:t>4</w:t>
      </w:r>
      <w:r w:rsidR="006C4440">
        <w:rPr>
          <w:rFonts w:ascii="Rubik" w:eastAsia="Times New Roman" w:hAnsi="Rubik" w:cs="Rubik"/>
          <w:sz w:val="24"/>
          <w:szCs w:val="24"/>
          <w:lang w:val="en-US"/>
        </w:rPr>
        <w:t>B</w:t>
      </w:r>
      <w:r w:rsidR="00DB5469">
        <w:rPr>
          <w:rFonts w:ascii="Rubik" w:eastAsia="Times New Roman" w:hAnsi="Rubik" w:cs="Rubik"/>
          <w:sz w:val="24"/>
          <w:szCs w:val="24"/>
          <w:lang w:val="en-US"/>
        </w:rPr>
        <w:t xml:space="preserve">). Phylogeny can be an important aspect to </w:t>
      </w:r>
      <w:r w:rsidR="008C1F78">
        <w:rPr>
          <w:rFonts w:ascii="Rubik" w:eastAsia="Times New Roman" w:hAnsi="Rubik" w:cs="Rubik"/>
          <w:sz w:val="24"/>
          <w:szCs w:val="24"/>
          <w:lang w:val="en-US"/>
        </w:rPr>
        <w:t xml:space="preserve">be </w:t>
      </w:r>
      <w:r w:rsidR="00DB5469">
        <w:rPr>
          <w:rFonts w:ascii="Rubik" w:eastAsia="Times New Roman" w:hAnsi="Rubik" w:cs="Rubik"/>
          <w:sz w:val="24"/>
          <w:szCs w:val="24"/>
          <w:lang w:val="en-US"/>
        </w:rPr>
        <w:t>control</w:t>
      </w:r>
      <w:r w:rsidR="008C1F78">
        <w:rPr>
          <w:rFonts w:ascii="Rubik" w:eastAsia="Times New Roman" w:hAnsi="Rubik" w:cs="Rubik"/>
          <w:sz w:val="24"/>
          <w:szCs w:val="24"/>
          <w:lang w:val="en-US"/>
        </w:rPr>
        <w:t xml:space="preserve">led in analyses, since </w:t>
      </w:r>
      <w:r w:rsidR="00BC4A7F">
        <w:rPr>
          <w:rFonts w:ascii="Rubik" w:eastAsia="Times New Roman" w:hAnsi="Rubik" w:cs="Rubik"/>
          <w:sz w:val="24"/>
          <w:szCs w:val="24"/>
          <w:lang w:val="en-US"/>
        </w:rPr>
        <w:t xml:space="preserve">phylogenetic non-independence between </w:t>
      </w:r>
      <w:r w:rsidR="006F7313">
        <w:rPr>
          <w:rFonts w:ascii="Rubik" w:eastAsia="Times New Roman" w:hAnsi="Rubik" w:cs="Rubik"/>
          <w:sz w:val="24"/>
          <w:szCs w:val="24"/>
          <w:lang w:val="en-US"/>
        </w:rPr>
        <w:t>organisms</w:t>
      </w:r>
      <w:r w:rsidR="00DB5469">
        <w:rPr>
          <w:rFonts w:ascii="Rubik" w:eastAsia="Times New Roman" w:hAnsi="Rubik" w:cs="Rubik"/>
          <w:sz w:val="24"/>
          <w:szCs w:val="24"/>
          <w:lang w:val="en-US"/>
        </w:rPr>
        <w:t xml:space="preserve"> </w:t>
      </w:r>
      <w:r w:rsidR="008C1F78">
        <w:rPr>
          <w:rFonts w:ascii="Rubik" w:eastAsia="Times New Roman" w:hAnsi="Rubik" w:cs="Rubik"/>
          <w:sz w:val="24"/>
          <w:szCs w:val="24"/>
          <w:lang w:val="en-US"/>
        </w:rPr>
        <w:t xml:space="preserve">can be present </w:t>
      </w:r>
      <w:r w:rsidR="00DB5469">
        <w:rPr>
          <w:rFonts w:ascii="Rubik" w:eastAsia="Times New Roman" w:hAnsi="Rubik" w:cs="Rubik"/>
          <w:sz w:val="24"/>
          <w:szCs w:val="24"/>
          <w:lang w:val="en-US"/>
        </w:rPr>
        <w:t xml:space="preserve">whereby closely related taxa are expected to have more similar responses to </w:t>
      </w:r>
      <w:r w:rsidR="00DB5469">
        <w:rPr>
          <w:rFonts w:ascii="Rubik" w:eastAsia="Times New Roman" w:hAnsi="Rubik" w:cs="Rubik"/>
          <w:sz w:val="24"/>
          <w:szCs w:val="24"/>
          <w:lang w:val="en-US"/>
        </w:rPr>
        <w:lastRenderedPageBreak/>
        <w:t xml:space="preserve">environmental gradients than </w:t>
      </w:r>
      <w:r w:rsidR="008C1F78">
        <w:rPr>
          <w:rFonts w:ascii="Rubik" w:eastAsia="Times New Roman" w:hAnsi="Rubik" w:cs="Rubik"/>
          <w:sz w:val="24"/>
          <w:szCs w:val="24"/>
          <w:lang w:val="en-US"/>
        </w:rPr>
        <w:t xml:space="preserve">the </w:t>
      </w:r>
      <w:r w:rsidR="00DB5469">
        <w:rPr>
          <w:rFonts w:ascii="Rubik" w:eastAsia="Times New Roman" w:hAnsi="Rubik" w:cs="Rubik"/>
          <w:sz w:val="24"/>
          <w:szCs w:val="24"/>
          <w:lang w:val="en-US"/>
        </w:rPr>
        <w:t xml:space="preserve">distantly related ones </w:t>
      </w:r>
      <w:r w:rsidR="006F7313">
        <w:rPr>
          <w:rFonts w:ascii="Rubik" w:eastAsia="Times New Roman" w:hAnsi="Rubik" w:cs="Rubik"/>
          <w:sz w:val="24"/>
          <w:szCs w:val="24"/>
          <w:lang w:val="en-US"/>
        </w:rPr>
        <w:t>(</w:t>
      </w:r>
      <w:proofErr w:type="spellStart"/>
      <w:r w:rsidR="00434D9B">
        <w:rPr>
          <w:rFonts w:ascii="Rubik" w:eastAsia="Times New Roman" w:hAnsi="Rubik" w:cs="Rubik"/>
          <w:sz w:val="24"/>
          <w:szCs w:val="24"/>
          <w:lang w:val="en-US"/>
        </w:rPr>
        <w:t>Pagel</w:t>
      </w:r>
      <w:proofErr w:type="spellEnd"/>
      <w:r w:rsidR="008C1F78">
        <w:rPr>
          <w:rFonts w:ascii="Rubik" w:eastAsia="Times New Roman" w:hAnsi="Rubik" w:cs="Rubik"/>
          <w:sz w:val="24"/>
          <w:szCs w:val="24"/>
          <w:lang w:val="en-US"/>
        </w:rPr>
        <w:t xml:space="preserve"> et al. 1997</w:t>
      </w:r>
      <w:r w:rsidR="006F7313">
        <w:rPr>
          <w:rFonts w:ascii="Rubik" w:eastAsia="Times New Roman" w:hAnsi="Rubik" w:cs="Rubik"/>
          <w:sz w:val="24"/>
          <w:szCs w:val="24"/>
          <w:lang w:val="en-US"/>
        </w:rPr>
        <w:t>).</w:t>
      </w:r>
      <w:r w:rsidR="006C4440">
        <w:rPr>
          <w:rFonts w:ascii="Rubik" w:eastAsia="Times New Roman" w:hAnsi="Rubik" w:cs="Rubik"/>
          <w:sz w:val="24"/>
          <w:szCs w:val="24"/>
          <w:lang w:val="en-US"/>
        </w:rPr>
        <w:t xml:space="preserve"> </w:t>
      </w:r>
      <w:r w:rsidR="005B028C" w:rsidRPr="005B028C">
        <w:rPr>
          <w:rFonts w:ascii="Rubik" w:eastAsia="Times New Roman" w:hAnsi="Rubik" w:cs="Rubik"/>
          <w:sz w:val="24"/>
          <w:szCs w:val="24"/>
          <w:lang w:val="en-US"/>
        </w:rPr>
        <w:t>Also, a few studies explicitly analyze phylogenetic signal in traits (</w:t>
      </w:r>
      <w:r w:rsidR="005B028C">
        <w:rPr>
          <w:rFonts w:ascii="Rubik" w:eastAsia="Times New Roman" w:hAnsi="Rubik" w:cs="Rubik"/>
          <w:sz w:val="24"/>
          <w:szCs w:val="24"/>
          <w:lang w:val="en-US"/>
        </w:rPr>
        <w:t xml:space="preserve">e.g., </w:t>
      </w:r>
      <w:r w:rsidR="00434D9B">
        <w:rPr>
          <w:rFonts w:ascii="Rubik" w:eastAsia="Times New Roman" w:hAnsi="Rubik" w:cs="Rubik"/>
          <w:sz w:val="24"/>
          <w:szCs w:val="24"/>
          <w:lang w:val="en-US"/>
        </w:rPr>
        <w:t xml:space="preserve">which used </w:t>
      </w:r>
      <w:r w:rsidR="005B028C">
        <w:rPr>
          <w:rFonts w:ascii="Rubik" w:eastAsia="Times New Roman" w:hAnsi="Rubik" w:cs="Rubik"/>
          <w:sz w:val="24"/>
          <w:szCs w:val="24"/>
          <w:lang w:val="en-US"/>
        </w:rPr>
        <w:t xml:space="preserve">the approach of </w:t>
      </w:r>
      <w:r w:rsidR="005B028C" w:rsidRPr="005B028C">
        <w:rPr>
          <w:rFonts w:ascii="Rubik" w:eastAsia="Times New Roman" w:hAnsi="Rubik" w:cs="Rubik"/>
          <w:sz w:val="24"/>
          <w:szCs w:val="24"/>
          <w:lang w:val="en-US"/>
        </w:rPr>
        <w:t xml:space="preserve">Blomberg et al. 2003) </w:t>
      </w:r>
      <w:r w:rsidR="005B028C">
        <w:rPr>
          <w:rFonts w:ascii="Rubik" w:eastAsia="Times New Roman" w:hAnsi="Rubik" w:cs="Rubik"/>
          <w:sz w:val="24"/>
          <w:szCs w:val="24"/>
          <w:lang w:val="en-US"/>
        </w:rPr>
        <w:t xml:space="preserve">or yet the phylogenetic structure of communities </w:t>
      </w:r>
      <w:r w:rsidR="005B028C" w:rsidRPr="005B028C">
        <w:rPr>
          <w:rFonts w:ascii="Rubik" w:eastAsia="Times New Roman" w:hAnsi="Rubik" w:cs="Rubik"/>
          <w:sz w:val="24"/>
          <w:szCs w:val="24"/>
          <w:lang w:val="en-US"/>
        </w:rPr>
        <w:t>(</w:t>
      </w:r>
      <w:r w:rsidR="00434D9B">
        <w:rPr>
          <w:rFonts w:ascii="Rubik" w:eastAsia="Times New Roman" w:hAnsi="Rubik" w:cs="Rubik"/>
          <w:sz w:val="24"/>
          <w:szCs w:val="24"/>
          <w:lang w:val="en-US"/>
        </w:rPr>
        <w:t>e.g., which used the</w:t>
      </w:r>
      <w:r w:rsidR="005B028C">
        <w:rPr>
          <w:rFonts w:ascii="Rubik" w:eastAsia="Times New Roman" w:hAnsi="Rubik" w:cs="Rubik"/>
          <w:sz w:val="24"/>
          <w:szCs w:val="24"/>
          <w:lang w:val="en-US"/>
        </w:rPr>
        <w:t xml:space="preserve"> approach described in </w:t>
      </w:r>
      <w:r w:rsidR="005B028C" w:rsidRPr="005B028C">
        <w:rPr>
          <w:rFonts w:ascii="Rubik" w:eastAsia="Times New Roman" w:hAnsi="Rubik" w:cs="Rubik"/>
          <w:sz w:val="24"/>
          <w:szCs w:val="24"/>
          <w:lang w:val="en-US"/>
        </w:rPr>
        <w:t>Webb et al. 2002). </w:t>
      </w:r>
      <w:r w:rsidR="00434D9B">
        <w:rPr>
          <w:rFonts w:ascii="Rubik" w:eastAsia="Times New Roman" w:hAnsi="Rubik" w:cs="Rubik"/>
          <w:sz w:val="24"/>
          <w:szCs w:val="24"/>
          <w:lang w:val="en-US"/>
        </w:rPr>
        <w:t>Use</w:t>
      </w:r>
      <w:r w:rsidR="006C4440">
        <w:rPr>
          <w:rFonts w:ascii="Rubik" w:eastAsia="Times New Roman" w:hAnsi="Rubik" w:cs="Rubik"/>
          <w:sz w:val="24"/>
          <w:szCs w:val="24"/>
          <w:lang w:val="en-US"/>
        </w:rPr>
        <w:t xml:space="preserve"> of abundance </w:t>
      </w:r>
      <w:r w:rsidR="00434D9B">
        <w:rPr>
          <w:rFonts w:ascii="Rubik" w:eastAsia="Times New Roman" w:hAnsi="Rubik" w:cs="Rubik"/>
          <w:sz w:val="24"/>
          <w:szCs w:val="24"/>
          <w:lang w:val="en-US"/>
        </w:rPr>
        <w:t xml:space="preserve">was </w:t>
      </w:r>
      <w:r w:rsidR="008C1F78">
        <w:rPr>
          <w:rFonts w:ascii="Rubik" w:eastAsia="Times New Roman" w:hAnsi="Rubik" w:cs="Rubik"/>
          <w:sz w:val="24"/>
          <w:szCs w:val="24"/>
          <w:lang w:val="en-US"/>
        </w:rPr>
        <w:t xml:space="preserve">also </w:t>
      </w:r>
      <w:r w:rsidR="006C4440">
        <w:rPr>
          <w:rFonts w:ascii="Rubik" w:eastAsia="Times New Roman" w:hAnsi="Rubik" w:cs="Rubik"/>
          <w:sz w:val="24"/>
          <w:szCs w:val="24"/>
          <w:lang w:val="en-US"/>
        </w:rPr>
        <w:t xml:space="preserve">frequent in </w:t>
      </w:r>
      <w:r w:rsidR="008C1F78">
        <w:rPr>
          <w:rFonts w:ascii="Rubik" w:eastAsia="Times New Roman" w:hAnsi="Rubik" w:cs="Rubik"/>
          <w:sz w:val="24"/>
          <w:szCs w:val="24"/>
          <w:lang w:val="en-US"/>
        </w:rPr>
        <w:t>the surveyed articles</w:t>
      </w:r>
      <w:r w:rsidR="006C4440">
        <w:rPr>
          <w:rFonts w:ascii="Rubik" w:eastAsia="Times New Roman" w:hAnsi="Rubik" w:cs="Rubik"/>
          <w:sz w:val="24"/>
          <w:szCs w:val="24"/>
          <w:lang w:val="en-US"/>
        </w:rPr>
        <w:t>,</w:t>
      </w:r>
      <w:r w:rsidR="00303743">
        <w:rPr>
          <w:rFonts w:ascii="Rubik" w:eastAsia="Times New Roman" w:hAnsi="Rubik" w:cs="Rubik"/>
          <w:sz w:val="24"/>
          <w:szCs w:val="24"/>
          <w:lang w:val="en-US"/>
        </w:rPr>
        <w:t xml:space="preserve"> </w:t>
      </w:r>
      <w:r w:rsidR="008C1F78">
        <w:rPr>
          <w:rFonts w:ascii="Rubik" w:eastAsia="Times New Roman" w:hAnsi="Rubik" w:cs="Rubik"/>
          <w:sz w:val="24"/>
          <w:szCs w:val="24"/>
          <w:lang w:val="en-US"/>
        </w:rPr>
        <w:t xml:space="preserve">with </w:t>
      </w:r>
      <w:r w:rsidR="00303743">
        <w:rPr>
          <w:rFonts w:ascii="Rubik" w:eastAsia="Times New Roman" w:hAnsi="Rubik" w:cs="Rubik"/>
          <w:sz w:val="24"/>
          <w:szCs w:val="24"/>
          <w:lang w:val="en-US"/>
        </w:rPr>
        <w:t xml:space="preserve">half </w:t>
      </w:r>
      <w:r w:rsidR="008C1F78">
        <w:rPr>
          <w:rFonts w:ascii="Rubik" w:eastAsia="Times New Roman" w:hAnsi="Rubik" w:cs="Rubik"/>
          <w:sz w:val="24"/>
          <w:szCs w:val="24"/>
          <w:lang w:val="en-US"/>
        </w:rPr>
        <w:t xml:space="preserve">of them </w:t>
      </w:r>
      <w:r w:rsidR="00303743">
        <w:rPr>
          <w:rFonts w:ascii="Rubik" w:eastAsia="Times New Roman" w:hAnsi="Rubik" w:cs="Rubik"/>
          <w:sz w:val="24"/>
          <w:szCs w:val="24"/>
          <w:lang w:val="en-US"/>
        </w:rPr>
        <w:t>us</w:t>
      </w:r>
      <w:r w:rsidR="00C70CE9">
        <w:rPr>
          <w:rFonts w:ascii="Rubik" w:eastAsia="Times New Roman" w:hAnsi="Rubik" w:cs="Rubik"/>
          <w:sz w:val="24"/>
          <w:szCs w:val="24"/>
          <w:lang w:val="en-US"/>
        </w:rPr>
        <w:t>ing abundance</w:t>
      </w:r>
      <w:r w:rsidR="00303743">
        <w:rPr>
          <w:rFonts w:ascii="Rubik" w:eastAsia="Times New Roman" w:hAnsi="Rubik" w:cs="Rubik"/>
          <w:sz w:val="24"/>
          <w:szCs w:val="24"/>
          <w:lang w:val="en-US"/>
        </w:rPr>
        <w:t xml:space="preserve"> (Fig. </w:t>
      </w:r>
      <w:r w:rsidR="008C1F78">
        <w:rPr>
          <w:rFonts w:ascii="Rubik" w:eastAsia="Times New Roman" w:hAnsi="Rubik" w:cs="Rubik"/>
          <w:sz w:val="24"/>
          <w:szCs w:val="24"/>
          <w:lang w:val="en-US"/>
        </w:rPr>
        <w:t>4B</w:t>
      </w:r>
      <w:r w:rsidR="00303743">
        <w:rPr>
          <w:rFonts w:ascii="Rubik" w:eastAsia="Times New Roman" w:hAnsi="Rubik" w:cs="Rubik"/>
          <w:sz w:val="24"/>
          <w:szCs w:val="24"/>
          <w:lang w:val="en-US"/>
        </w:rPr>
        <w:t>). However,</w:t>
      </w:r>
      <w:r w:rsidR="006C4440">
        <w:rPr>
          <w:rFonts w:ascii="Rubik" w:eastAsia="Times New Roman" w:hAnsi="Rubik" w:cs="Rubik"/>
          <w:sz w:val="24"/>
          <w:szCs w:val="24"/>
          <w:lang w:val="en-US"/>
        </w:rPr>
        <w:t xml:space="preserve"> </w:t>
      </w:r>
      <w:r w:rsidR="00303743">
        <w:rPr>
          <w:rFonts w:ascii="Rubik" w:eastAsia="Times New Roman" w:hAnsi="Rubik" w:cs="Rubik"/>
          <w:sz w:val="24"/>
          <w:szCs w:val="24"/>
          <w:lang w:val="en-US"/>
        </w:rPr>
        <w:t>by checking which studies used indexes such as functional evenness, functional divergence</w:t>
      </w:r>
      <w:r w:rsidR="00AC7DF0">
        <w:rPr>
          <w:rFonts w:ascii="Rubik" w:eastAsia="Times New Roman" w:hAnsi="Rubik" w:cs="Rubik"/>
          <w:sz w:val="24"/>
          <w:szCs w:val="24"/>
          <w:lang w:val="en-US"/>
        </w:rPr>
        <w:t>,</w:t>
      </w:r>
      <w:r w:rsidR="00303743">
        <w:rPr>
          <w:rFonts w:ascii="Rubik" w:eastAsia="Times New Roman" w:hAnsi="Rubik" w:cs="Rubik"/>
          <w:sz w:val="24"/>
          <w:szCs w:val="24"/>
          <w:lang w:val="en-US"/>
        </w:rPr>
        <w:t xml:space="preserve"> functional dispersion</w:t>
      </w:r>
      <w:r w:rsidR="00C70CE9">
        <w:rPr>
          <w:rFonts w:ascii="Rubik" w:eastAsia="Times New Roman" w:hAnsi="Rubik" w:cs="Rubik"/>
          <w:sz w:val="24"/>
          <w:szCs w:val="24"/>
          <w:lang w:val="en-US"/>
        </w:rPr>
        <w:t>,</w:t>
      </w:r>
      <w:r w:rsidR="00303743">
        <w:rPr>
          <w:rFonts w:ascii="Rubik" w:eastAsia="Times New Roman" w:hAnsi="Rubik" w:cs="Rubik"/>
          <w:sz w:val="24"/>
          <w:szCs w:val="24"/>
          <w:lang w:val="en-US"/>
        </w:rPr>
        <w:t xml:space="preserve"> </w:t>
      </w:r>
      <w:r w:rsidR="00AC7DF0">
        <w:rPr>
          <w:rFonts w:ascii="Rubik" w:eastAsia="Times New Roman" w:hAnsi="Rubik" w:cs="Rubik"/>
          <w:sz w:val="24"/>
          <w:szCs w:val="24"/>
          <w:lang w:val="en-US"/>
        </w:rPr>
        <w:t xml:space="preserve">and community weighted means </w:t>
      </w:r>
      <w:r w:rsidR="00C70CE9">
        <w:rPr>
          <w:rFonts w:ascii="Rubik" w:eastAsia="Times New Roman" w:hAnsi="Rubik" w:cs="Rubik"/>
          <w:sz w:val="24"/>
          <w:szCs w:val="24"/>
          <w:lang w:val="en-US"/>
        </w:rPr>
        <w:t xml:space="preserve">(which </w:t>
      </w:r>
      <w:r w:rsidR="00303743">
        <w:rPr>
          <w:rFonts w:ascii="Rubik" w:eastAsia="Times New Roman" w:hAnsi="Rubik" w:cs="Rubik"/>
          <w:sz w:val="24"/>
          <w:szCs w:val="24"/>
          <w:lang w:val="en-US"/>
        </w:rPr>
        <w:t>can be weight</w:t>
      </w:r>
      <w:r w:rsidR="00C70CE9">
        <w:rPr>
          <w:rFonts w:ascii="Rubik" w:eastAsia="Times New Roman" w:hAnsi="Rubik" w:cs="Rubik"/>
          <w:sz w:val="24"/>
          <w:szCs w:val="24"/>
          <w:lang w:val="en-US"/>
        </w:rPr>
        <w:t>ed</w:t>
      </w:r>
      <w:r w:rsidR="00303743">
        <w:rPr>
          <w:rFonts w:ascii="Rubik" w:eastAsia="Times New Roman" w:hAnsi="Rubik" w:cs="Rubik"/>
          <w:sz w:val="24"/>
          <w:szCs w:val="24"/>
          <w:lang w:val="en-US"/>
        </w:rPr>
        <w:t xml:space="preserve"> by abundance</w:t>
      </w:r>
      <w:r w:rsidR="00C70CE9">
        <w:rPr>
          <w:rFonts w:ascii="Rubik" w:eastAsia="Times New Roman" w:hAnsi="Rubik" w:cs="Rubik"/>
          <w:sz w:val="24"/>
          <w:szCs w:val="24"/>
          <w:lang w:val="en-US"/>
        </w:rPr>
        <w:t>)</w:t>
      </w:r>
      <w:r w:rsidR="00303743">
        <w:rPr>
          <w:rFonts w:ascii="Rubik" w:eastAsia="Times New Roman" w:hAnsi="Rubik" w:cs="Rubik"/>
          <w:sz w:val="24"/>
          <w:szCs w:val="24"/>
          <w:lang w:val="en-US"/>
        </w:rPr>
        <w:t xml:space="preserve">, </w:t>
      </w:r>
      <w:r w:rsidR="00C70CE9">
        <w:rPr>
          <w:rFonts w:ascii="Rubik" w:eastAsia="Times New Roman" w:hAnsi="Rubik" w:cs="Rubik"/>
          <w:sz w:val="24"/>
          <w:szCs w:val="24"/>
          <w:lang w:val="en-US"/>
        </w:rPr>
        <w:t xml:space="preserve">we found only 20 such studies, and </w:t>
      </w:r>
      <w:r w:rsidR="00AC7DF0">
        <w:rPr>
          <w:rFonts w:ascii="Rubik" w:eastAsia="Times New Roman" w:hAnsi="Rubik" w:cs="Rubik"/>
          <w:sz w:val="24"/>
          <w:szCs w:val="24"/>
          <w:lang w:val="en-US"/>
        </w:rPr>
        <w:t xml:space="preserve">15 of </w:t>
      </w:r>
      <w:r w:rsidR="00C70CE9">
        <w:rPr>
          <w:rFonts w:ascii="Rubik" w:eastAsia="Times New Roman" w:hAnsi="Rubik" w:cs="Rubik"/>
          <w:sz w:val="24"/>
          <w:szCs w:val="24"/>
          <w:lang w:val="en-US"/>
        </w:rPr>
        <w:t xml:space="preserve">them </w:t>
      </w:r>
      <w:r w:rsidR="00AC7DF0">
        <w:rPr>
          <w:rFonts w:ascii="Rubik" w:eastAsia="Times New Roman" w:hAnsi="Rubik" w:cs="Rubik"/>
          <w:sz w:val="24"/>
          <w:szCs w:val="24"/>
          <w:lang w:val="en-US"/>
        </w:rPr>
        <w:t xml:space="preserve">weighted indices by </w:t>
      </w:r>
      <w:r w:rsidR="00D55730">
        <w:rPr>
          <w:rFonts w:ascii="Rubik" w:eastAsia="Times New Roman" w:hAnsi="Rubik" w:cs="Rubik"/>
          <w:sz w:val="24"/>
          <w:szCs w:val="24"/>
          <w:lang w:val="en-US"/>
        </w:rPr>
        <w:t xml:space="preserve">abundance. </w:t>
      </w:r>
    </w:p>
    <w:p w14:paraId="6CD51EE3" w14:textId="13E6B605" w:rsidR="007958D1" w:rsidRDefault="00B86A53" w:rsidP="005B028C">
      <w:pPr>
        <w:spacing w:before="27" w:after="160" w:line="480" w:lineRule="auto"/>
        <w:ind w:right="-2" w:firstLine="720"/>
        <w:jc w:val="both"/>
        <w:rPr>
          <w:rFonts w:ascii="Rubik" w:eastAsia="Times New Roman" w:hAnsi="Rubik" w:cs="Rubik"/>
          <w:sz w:val="24"/>
          <w:szCs w:val="24"/>
          <w:lang w:val="en-US"/>
        </w:rPr>
      </w:pPr>
      <w:r>
        <w:rPr>
          <w:rFonts w:ascii="Rubik" w:eastAsia="Times New Roman" w:hAnsi="Rubik" w:cs="Rubik"/>
          <w:sz w:val="24"/>
          <w:szCs w:val="24"/>
          <w:lang w:val="en-US"/>
        </w:rPr>
        <w:t>Yet often using functionally analogous traits, m</w:t>
      </w:r>
      <w:r w:rsidR="00590E04" w:rsidRPr="00590E04">
        <w:rPr>
          <w:rFonts w:ascii="Rubik" w:eastAsia="Times New Roman" w:hAnsi="Rubik" w:cs="Rubik"/>
          <w:sz w:val="24"/>
          <w:szCs w:val="24"/>
          <w:lang w:val="en-US"/>
        </w:rPr>
        <w:t xml:space="preserve">ost </w:t>
      </w:r>
      <w:r>
        <w:rPr>
          <w:rFonts w:ascii="Rubik" w:eastAsia="Times New Roman" w:hAnsi="Rubik" w:cs="Rubik"/>
          <w:sz w:val="24"/>
          <w:szCs w:val="24"/>
          <w:lang w:val="en-US"/>
        </w:rPr>
        <w:t xml:space="preserve">surveyed research </w:t>
      </w:r>
      <w:r w:rsidR="00590E04" w:rsidRPr="00590E04">
        <w:rPr>
          <w:rFonts w:ascii="Rubik" w:eastAsia="Times New Roman" w:hAnsi="Rubik" w:cs="Rubik"/>
          <w:sz w:val="24"/>
          <w:szCs w:val="24"/>
          <w:lang w:val="en-US"/>
        </w:rPr>
        <w:t>compare</w:t>
      </w:r>
      <w:r>
        <w:rPr>
          <w:rFonts w:ascii="Rubik" w:eastAsia="Times New Roman" w:hAnsi="Rubik" w:cs="Rubik"/>
          <w:sz w:val="24"/>
          <w:szCs w:val="24"/>
          <w:lang w:val="en-US"/>
        </w:rPr>
        <w:t>s</w:t>
      </w:r>
      <w:r w:rsidR="00590E04" w:rsidRPr="00590E04">
        <w:rPr>
          <w:rFonts w:ascii="Rubik" w:eastAsia="Times New Roman" w:hAnsi="Rubik" w:cs="Rubik"/>
          <w:sz w:val="24"/>
          <w:szCs w:val="24"/>
          <w:lang w:val="en-US"/>
        </w:rPr>
        <w:t xml:space="preserve"> rather than combine</w:t>
      </w:r>
      <w:r>
        <w:rPr>
          <w:rFonts w:ascii="Rubik" w:eastAsia="Times New Roman" w:hAnsi="Rubik" w:cs="Rubik"/>
          <w:sz w:val="24"/>
          <w:szCs w:val="24"/>
          <w:lang w:val="en-US"/>
        </w:rPr>
        <w:t>s</w:t>
      </w:r>
      <w:r w:rsidR="00F874FE">
        <w:rPr>
          <w:rFonts w:ascii="Rubik" w:eastAsia="Times New Roman" w:hAnsi="Rubik" w:cs="Rubik"/>
          <w:sz w:val="24"/>
          <w:szCs w:val="24"/>
          <w:lang w:val="en-US"/>
        </w:rPr>
        <w:t xml:space="preserve"> data </w:t>
      </w:r>
      <w:r>
        <w:rPr>
          <w:rFonts w:ascii="Rubik" w:eastAsia="Times New Roman" w:hAnsi="Rubik" w:cs="Rubik"/>
          <w:sz w:val="24"/>
          <w:szCs w:val="24"/>
          <w:lang w:val="en-US"/>
        </w:rPr>
        <w:t xml:space="preserve">across taxa </w:t>
      </w:r>
      <w:r w:rsidR="00F874FE">
        <w:rPr>
          <w:rFonts w:ascii="Rubik" w:eastAsia="Times New Roman" w:hAnsi="Rubik" w:cs="Rubik"/>
          <w:sz w:val="24"/>
          <w:szCs w:val="24"/>
          <w:lang w:val="en-US"/>
        </w:rPr>
        <w:t xml:space="preserve">(Fig. </w:t>
      </w:r>
      <w:r w:rsidR="007958D1">
        <w:rPr>
          <w:rFonts w:ascii="Rubik" w:eastAsia="Times New Roman" w:hAnsi="Rubik" w:cs="Rubik"/>
          <w:sz w:val="24"/>
          <w:szCs w:val="24"/>
          <w:lang w:val="en-US"/>
        </w:rPr>
        <w:t>4C</w:t>
      </w:r>
      <w:r w:rsidR="00F874FE">
        <w:rPr>
          <w:rFonts w:ascii="Rubik" w:eastAsia="Times New Roman" w:hAnsi="Rubik" w:cs="Rubik"/>
          <w:sz w:val="24"/>
          <w:szCs w:val="24"/>
          <w:lang w:val="en-US"/>
        </w:rPr>
        <w:t>)</w:t>
      </w:r>
      <w:r>
        <w:rPr>
          <w:rFonts w:ascii="Rubik" w:eastAsia="Times New Roman" w:hAnsi="Rubik" w:cs="Rubik"/>
          <w:sz w:val="24"/>
          <w:szCs w:val="24"/>
          <w:lang w:val="en-US"/>
        </w:rPr>
        <w:t>. This finding</w:t>
      </w:r>
      <w:r w:rsidR="00590E04" w:rsidRPr="00590E04">
        <w:rPr>
          <w:rFonts w:ascii="Rubik" w:eastAsia="Times New Roman" w:hAnsi="Rubik" w:cs="Rubik"/>
          <w:sz w:val="24"/>
          <w:szCs w:val="24"/>
          <w:lang w:val="en-US"/>
        </w:rPr>
        <w:t xml:space="preserve"> </w:t>
      </w:r>
      <w:r w:rsidR="00F874FE">
        <w:rPr>
          <w:rFonts w:ascii="Rubik" w:eastAsia="Times New Roman" w:hAnsi="Rubik" w:cs="Rubik"/>
          <w:sz w:val="24"/>
          <w:szCs w:val="24"/>
          <w:lang w:val="en-US"/>
        </w:rPr>
        <w:t>mean</w:t>
      </w:r>
      <w:r>
        <w:rPr>
          <w:rFonts w:ascii="Rubik" w:eastAsia="Times New Roman" w:hAnsi="Rubik" w:cs="Rubik"/>
          <w:sz w:val="24"/>
          <w:szCs w:val="24"/>
          <w:lang w:val="en-US"/>
        </w:rPr>
        <w:t>s</w:t>
      </w:r>
      <w:r w:rsidR="00F874FE">
        <w:rPr>
          <w:rFonts w:ascii="Rubik" w:eastAsia="Times New Roman" w:hAnsi="Rubik" w:cs="Rubik"/>
          <w:sz w:val="24"/>
          <w:szCs w:val="24"/>
          <w:lang w:val="en-US"/>
        </w:rPr>
        <w:t xml:space="preserve"> that authors are not full</w:t>
      </w:r>
      <w:r w:rsidR="007958D1">
        <w:rPr>
          <w:rFonts w:ascii="Rubik" w:eastAsia="Times New Roman" w:hAnsi="Rubik" w:cs="Rubik"/>
          <w:sz w:val="24"/>
          <w:szCs w:val="24"/>
          <w:lang w:val="en-US"/>
        </w:rPr>
        <w:t xml:space="preserve">y exploring the approach of </w:t>
      </w:r>
      <w:r w:rsidR="00590E04">
        <w:rPr>
          <w:rFonts w:ascii="Rubik" w:eastAsia="Times New Roman" w:hAnsi="Rubik" w:cs="Rubik"/>
          <w:sz w:val="24"/>
          <w:szCs w:val="24"/>
          <w:lang w:val="en-US"/>
        </w:rPr>
        <w:t>functionally analogous traits</w:t>
      </w:r>
      <w:r w:rsidR="007958D1">
        <w:rPr>
          <w:rFonts w:ascii="Rubik" w:eastAsia="Times New Roman" w:hAnsi="Rubik" w:cs="Rubik"/>
          <w:sz w:val="24"/>
          <w:szCs w:val="24"/>
          <w:lang w:val="en-US"/>
        </w:rPr>
        <w:t xml:space="preserve"> (Weiss &amp; Ray 2019)</w:t>
      </w:r>
      <w:r w:rsidR="00590E04">
        <w:rPr>
          <w:rFonts w:ascii="Rubik" w:eastAsia="Times New Roman" w:hAnsi="Rubik" w:cs="Rubik"/>
          <w:sz w:val="24"/>
          <w:szCs w:val="24"/>
          <w:lang w:val="en-US"/>
        </w:rPr>
        <w:t>.</w:t>
      </w:r>
      <w:r w:rsidR="007958D1">
        <w:rPr>
          <w:rFonts w:ascii="Rubik" w:eastAsia="Times New Roman" w:hAnsi="Rubik" w:cs="Rubik"/>
          <w:sz w:val="24"/>
          <w:szCs w:val="24"/>
          <w:lang w:val="en-US"/>
        </w:rPr>
        <w:t xml:space="preserve"> </w:t>
      </w:r>
      <w:r w:rsidR="0056447B">
        <w:rPr>
          <w:rFonts w:ascii="Rubik" w:eastAsia="Times New Roman" w:hAnsi="Rubik" w:cs="Rubik"/>
          <w:sz w:val="24"/>
          <w:szCs w:val="24"/>
          <w:lang w:val="en-US"/>
        </w:rPr>
        <w:t>In fact, th</w:t>
      </w:r>
      <w:r>
        <w:rPr>
          <w:rFonts w:ascii="Rubik" w:eastAsia="Times New Roman" w:hAnsi="Rubik" w:cs="Rubik"/>
          <w:sz w:val="24"/>
          <w:szCs w:val="24"/>
          <w:lang w:val="en-US"/>
        </w:rPr>
        <w:t>e</w:t>
      </w:r>
      <w:r w:rsidR="0056447B">
        <w:rPr>
          <w:rFonts w:ascii="Rubik" w:eastAsia="Times New Roman" w:hAnsi="Rubik" w:cs="Rubik"/>
          <w:sz w:val="24"/>
          <w:szCs w:val="24"/>
          <w:lang w:val="en-US"/>
        </w:rPr>
        <w:t xml:space="preserve"> framework </w:t>
      </w:r>
      <w:r>
        <w:rPr>
          <w:rFonts w:ascii="Rubik" w:eastAsia="Times New Roman" w:hAnsi="Rubik" w:cs="Rubik"/>
          <w:sz w:val="24"/>
          <w:szCs w:val="24"/>
          <w:lang w:val="en-US"/>
        </w:rPr>
        <w:t xml:space="preserve">of Weiss &amp; Ray </w:t>
      </w:r>
      <w:r w:rsidR="007958D1">
        <w:rPr>
          <w:rFonts w:ascii="Rubik" w:eastAsia="Times New Roman" w:hAnsi="Rubik" w:cs="Rubik"/>
          <w:sz w:val="24"/>
          <w:szCs w:val="24"/>
          <w:lang w:val="en-US"/>
        </w:rPr>
        <w:t xml:space="preserve">is </w:t>
      </w:r>
      <w:r>
        <w:rPr>
          <w:rFonts w:ascii="Rubik" w:eastAsia="Times New Roman" w:hAnsi="Rubik" w:cs="Rubik"/>
          <w:sz w:val="24"/>
          <w:szCs w:val="24"/>
          <w:lang w:val="en-US"/>
        </w:rPr>
        <w:t>very</w:t>
      </w:r>
      <w:r w:rsidR="0056447B">
        <w:rPr>
          <w:rFonts w:ascii="Rubik" w:eastAsia="Times New Roman" w:hAnsi="Rubik" w:cs="Rubik"/>
          <w:sz w:val="24"/>
          <w:szCs w:val="24"/>
          <w:lang w:val="en-US"/>
        </w:rPr>
        <w:t xml:space="preserve"> recent, </w:t>
      </w:r>
      <w:r w:rsidR="00BF541F">
        <w:rPr>
          <w:rFonts w:ascii="Rubik" w:eastAsia="Times New Roman" w:hAnsi="Rubik" w:cs="Rubik"/>
          <w:sz w:val="24"/>
          <w:szCs w:val="24"/>
          <w:lang w:val="en-US"/>
        </w:rPr>
        <w:t>so that</w:t>
      </w:r>
      <w:r w:rsidR="0056447B">
        <w:rPr>
          <w:rFonts w:ascii="Rubik" w:eastAsia="Times New Roman" w:hAnsi="Rubik" w:cs="Rubik"/>
          <w:sz w:val="24"/>
          <w:szCs w:val="24"/>
          <w:lang w:val="en-US"/>
        </w:rPr>
        <w:t xml:space="preserve"> authors were using trait data </w:t>
      </w:r>
      <w:r w:rsidR="00BF541F">
        <w:rPr>
          <w:rFonts w:ascii="Rubik" w:eastAsia="Times New Roman" w:hAnsi="Rubik" w:cs="Rubik"/>
          <w:sz w:val="24"/>
          <w:szCs w:val="24"/>
          <w:lang w:val="en-US"/>
        </w:rPr>
        <w:t xml:space="preserve">for </w:t>
      </w:r>
      <w:r w:rsidR="007958D1">
        <w:rPr>
          <w:rFonts w:ascii="Rubik" w:eastAsia="Times New Roman" w:hAnsi="Rubik" w:cs="Rubik"/>
          <w:sz w:val="24"/>
          <w:szCs w:val="24"/>
          <w:lang w:val="en-US"/>
        </w:rPr>
        <w:t>represent</w:t>
      </w:r>
      <w:r w:rsidR="0056447B">
        <w:rPr>
          <w:rFonts w:ascii="Rubik" w:eastAsia="Times New Roman" w:hAnsi="Rubik" w:cs="Rubik"/>
          <w:sz w:val="24"/>
          <w:szCs w:val="24"/>
          <w:lang w:val="en-US"/>
        </w:rPr>
        <w:t>ing</w:t>
      </w:r>
      <w:r w:rsidR="007958D1">
        <w:rPr>
          <w:rFonts w:ascii="Rubik" w:eastAsia="Times New Roman" w:hAnsi="Rubik" w:cs="Rubik"/>
          <w:sz w:val="24"/>
          <w:szCs w:val="24"/>
          <w:lang w:val="en-US"/>
        </w:rPr>
        <w:t xml:space="preserve"> similar processes across taxa without a theoretical framework</w:t>
      </w:r>
      <w:r w:rsidR="00BF541F">
        <w:rPr>
          <w:rFonts w:ascii="Rubik" w:eastAsia="Times New Roman" w:hAnsi="Rubik" w:cs="Rubik"/>
          <w:sz w:val="24"/>
          <w:szCs w:val="24"/>
          <w:lang w:val="en-US"/>
        </w:rPr>
        <w:t xml:space="preserve"> for combining data of different taxa</w:t>
      </w:r>
      <w:r w:rsidR="007958D1">
        <w:rPr>
          <w:rFonts w:ascii="Rubik" w:eastAsia="Times New Roman" w:hAnsi="Rubik" w:cs="Rubik"/>
          <w:sz w:val="24"/>
          <w:szCs w:val="24"/>
          <w:lang w:val="en-US"/>
        </w:rPr>
        <w:t>.</w:t>
      </w:r>
      <w:r w:rsidR="00BF541F">
        <w:rPr>
          <w:rFonts w:ascii="Rubik" w:eastAsia="Times New Roman" w:hAnsi="Rubik" w:cs="Rubik"/>
          <w:sz w:val="24"/>
          <w:szCs w:val="24"/>
          <w:lang w:val="en-US"/>
        </w:rPr>
        <w:t xml:space="preserve"> </w:t>
      </w:r>
      <w:r w:rsidR="009955DA">
        <w:rPr>
          <w:rFonts w:ascii="Rubik" w:eastAsia="Times New Roman" w:hAnsi="Rubik" w:cs="Rubik"/>
          <w:sz w:val="24"/>
          <w:szCs w:val="24"/>
          <w:lang w:val="en-US"/>
        </w:rPr>
        <w:t>The percentage of data entries relative to entries per functional approach shows that r</w:t>
      </w:r>
      <w:r w:rsidR="00BF541F">
        <w:rPr>
          <w:rFonts w:ascii="Rubik" w:eastAsia="Times New Roman" w:hAnsi="Rubik" w:cs="Rubik"/>
          <w:sz w:val="24"/>
          <w:szCs w:val="24"/>
          <w:lang w:val="en-US"/>
        </w:rPr>
        <w:t xml:space="preserve">esearch </w:t>
      </w:r>
      <w:r w:rsidR="009A1707">
        <w:rPr>
          <w:rFonts w:ascii="Rubik" w:eastAsia="Times New Roman" w:hAnsi="Rubik" w:cs="Rubik"/>
          <w:sz w:val="24"/>
          <w:szCs w:val="24"/>
          <w:lang w:val="en-US"/>
        </w:rPr>
        <w:t>combining</w:t>
      </w:r>
      <w:r w:rsidR="00BF541F">
        <w:rPr>
          <w:rFonts w:ascii="Rubik" w:eastAsia="Times New Roman" w:hAnsi="Rubik" w:cs="Rubik"/>
          <w:sz w:val="24"/>
          <w:szCs w:val="24"/>
          <w:lang w:val="en-US"/>
        </w:rPr>
        <w:t xml:space="preserve"> data often used </w:t>
      </w:r>
      <w:r w:rsidR="00490BA4">
        <w:rPr>
          <w:rFonts w:ascii="Rubik" w:eastAsia="Times New Roman" w:hAnsi="Rubik" w:cs="Rubik"/>
          <w:sz w:val="24"/>
          <w:szCs w:val="24"/>
          <w:lang w:val="en-US"/>
        </w:rPr>
        <w:t>diet</w:t>
      </w:r>
      <w:r w:rsidR="00FB19A0">
        <w:rPr>
          <w:rFonts w:ascii="Rubik" w:eastAsia="Times New Roman" w:hAnsi="Rubik" w:cs="Rubik"/>
          <w:sz w:val="24"/>
          <w:szCs w:val="24"/>
          <w:lang w:val="en-US"/>
        </w:rPr>
        <w:t xml:space="preserve"> (2</w:t>
      </w:r>
      <w:r w:rsidR="00490BA4">
        <w:rPr>
          <w:rFonts w:ascii="Rubik" w:eastAsia="Times New Roman" w:hAnsi="Rubik" w:cs="Rubik"/>
          <w:sz w:val="24"/>
          <w:szCs w:val="24"/>
          <w:lang w:val="en-US"/>
        </w:rPr>
        <w:t>5.8</w:t>
      </w:r>
      <w:r w:rsidR="00FB19A0">
        <w:rPr>
          <w:rFonts w:ascii="Rubik" w:eastAsia="Times New Roman" w:hAnsi="Rubik" w:cs="Rubik"/>
          <w:sz w:val="24"/>
          <w:szCs w:val="24"/>
          <w:lang w:val="en-US"/>
        </w:rPr>
        <w:t>%)</w:t>
      </w:r>
      <w:r w:rsidR="00BF541F">
        <w:rPr>
          <w:rFonts w:ascii="Rubik" w:eastAsia="Times New Roman" w:hAnsi="Rubik" w:cs="Rubik"/>
          <w:sz w:val="24"/>
          <w:szCs w:val="24"/>
          <w:lang w:val="en-US"/>
        </w:rPr>
        <w:t xml:space="preserve">, </w:t>
      </w:r>
      <w:r w:rsidR="00490BA4">
        <w:rPr>
          <w:rFonts w:ascii="Rubik" w:eastAsia="Times New Roman" w:hAnsi="Rubik" w:cs="Rubik"/>
          <w:sz w:val="24"/>
          <w:szCs w:val="24"/>
          <w:lang w:val="en-US"/>
        </w:rPr>
        <w:t xml:space="preserve">size (19.64%), </w:t>
      </w:r>
      <w:r w:rsidR="00BF541F">
        <w:rPr>
          <w:rFonts w:ascii="Rubik" w:eastAsia="Times New Roman" w:hAnsi="Rubik" w:cs="Rubik"/>
          <w:sz w:val="24"/>
          <w:szCs w:val="24"/>
          <w:lang w:val="en-US"/>
        </w:rPr>
        <w:t xml:space="preserve">habitat </w:t>
      </w:r>
      <w:r w:rsidR="00490BA4">
        <w:rPr>
          <w:rFonts w:ascii="Rubik" w:eastAsia="Times New Roman" w:hAnsi="Rubik" w:cs="Rubik"/>
          <w:sz w:val="24"/>
          <w:szCs w:val="24"/>
          <w:lang w:val="en-US"/>
        </w:rPr>
        <w:t>(16.54%)</w:t>
      </w:r>
      <w:r w:rsidR="009955DA">
        <w:rPr>
          <w:rFonts w:ascii="Rubik" w:eastAsia="Times New Roman" w:hAnsi="Rubik" w:cs="Rubik"/>
          <w:sz w:val="24"/>
          <w:szCs w:val="24"/>
          <w:lang w:val="en-US"/>
        </w:rPr>
        <w:t>,</w:t>
      </w:r>
      <w:r w:rsidR="00490BA4">
        <w:rPr>
          <w:rFonts w:ascii="Rubik" w:eastAsia="Times New Roman" w:hAnsi="Rubik" w:cs="Rubik"/>
          <w:sz w:val="24"/>
          <w:szCs w:val="24"/>
          <w:lang w:val="en-US"/>
        </w:rPr>
        <w:t xml:space="preserve"> growth (</w:t>
      </w:r>
      <w:r w:rsidR="009955DA">
        <w:rPr>
          <w:rFonts w:ascii="Rubik" w:eastAsia="Times New Roman" w:hAnsi="Rubik" w:cs="Rubik"/>
          <w:sz w:val="24"/>
          <w:szCs w:val="24"/>
          <w:lang w:val="en-US"/>
        </w:rPr>
        <w:t>15.5%</w:t>
      </w:r>
      <w:r w:rsidR="00490BA4">
        <w:rPr>
          <w:rFonts w:ascii="Rubik" w:eastAsia="Times New Roman" w:hAnsi="Rubik" w:cs="Rubik"/>
          <w:sz w:val="24"/>
          <w:szCs w:val="24"/>
          <w:lang w:val="en-US"/>
        </w:rPr>
        <w:t xml:space="preserve">) </w:t>
      </w:r>
      <w:r w:rsidR="009955DA">
        <w:rPr>
          <w:rFonts w:ascii="Rubik" w:eastAsia="Times New Roman" w:hAnsi="Rubik" w:cs="Rubik"/>
          <w:sz w:val="24"/>
          <w:szCs w:val="24"/>
          <w:lang w:val="en-US"/>
        </w:rPr>
        <w:t xml:space="preserve">and distribution (4.90%) </w:t>
      </w:r>
      <w:r w:rsidR="009A1707">
        <w:rPr>
          <w:rFonts w:ascii="Rubik" w:eastAsia="Times New Roman" w:hAnsi="Rubik" w:cs="Rubik"/>
          <w:sz w:val="24"/>
          <w:szCs w:val="24"/>
          <w:lang w:val="en-US"/>
        </w:rPr>
        <w:t>as trait categories</w:t>
      </w:r>
      <w:r w:rsidR="00BF541F">
        <w:rPr>
          <w:rFonts w:ascii="Rubik" w:eastAsia="Times New Roman" w:hAnsi="Rubik" w:cs="Rubik"/>
          <w:sz w:val="24"/>
          <w:szCs w:val="24"/>
          <w:lang w:val="en-US"/>
        </w:rPr>
        <w:t xml:space="preserve">, whereas </w:t>
      </w:r>
      <w:r w:rsidR="009955DA">
        <w:rPr>
          <w:rFonts w:ascii="Rubik" w:eastAsia="Times New Roman" w:hAnsi="Rubik" w:cs="Rubik"/>
          <w:sz w:val="24"/>
          <w:szCs w:val="24"/>
          <w:lang w:val="en-US"/>
        </w:rPr>
        <w:t xml:space="preserve">the research </w:t>
      </w:r>
      <w:r w:rsidR="009A1707">
        <w:rPr>
          <w:rFonts w:ascii="Rubik" w:eastAsia="Times New Roman" w:hAnsi="Rubik" w:cs="Rubik"/>
          <w:sz w:val="24"/>
          <w:szCs w:val="24"/>
          <w:lang w:val="en-US"/>
        </w:rPr>
        <w:t>comparing</w:t>
      </w:r>
      <w:r w:rsidR="009955DA">
        <w:rPr>
          <w:rFonts w:ascii="Rubik" w:eastAsia="Times New Roman" w:hAnsi="Rubik" w:cs="Rubik"/>
          <w:sz w:val="24"/>
          <w:szCs w:val="24"/>
          <w:lang w:val="en-US"/>
        </w:rPr>
        <w:t xml:space="preserve"> data often used size (21.12%), diet (18.65%), habitat (18.48%), growth (11.55%) and reproduction (10.23%)</w:t>
      </w:r>
      <w:r w:rsidR="009A1707">
        <w:rPr>
          <w:rFonts w:ascii="Rubik" w:eastAsia="Times New Roman" w:hAnsi="Rubik" w:cs="Rubik"/>
          <w:sz w:val="24"/>
          <w:szCs w:val="24"/>
          <w:lang w:val="en-US"/>
        </w:rPr>
        <w:t xml:space="preserve"> as trait categories in functional analyses (Fig. 4C, Table S3)</w:t>
      </w:r>
      <w:r w:rsidR="009955DA">
        <w:rPr>
          <w:rFonts w:ascii="Rubik" w:eastAsia="Times New Roman" w:hAnsi="Rubik" w:cs="Rubik"/>
          <w:sz w:val="24"/>
          <w:szCs w:val="24"/>
          <w:lang w:val="en-US"/>
        </w:rPr>
        <w:t>.</w:t>
      </w:r>
    </w:p>
    <w:p w14:paraId="7F70012A" w14:textId="69D7993D" w:rsidR="009E6762" w:rsidRDefault="004A5DE5" w:rsidP="005B028C">
      <w:pPr>
        <w:spacing w:before="27" w:after="160" w:line="480" w:lineRule="auto"/>
        <w:ind w:right="-2" w:firstLine="720"/>
        <w:jc w:val="both"/>
        <w:rPr>
          <w:rFonts w:ascii="Rubik" w:eastAsia="Times New Roman" w:hAnsi="Rubik" w:cs="Rubik"/>
          <w:sz w:val="24"/>
          <w:szCs w:val="24"/>
          <w:lang w:val="en-US"/>
        </w:rPr>
      </w:pPr>
      <w:r>
        <w:rPr>
          <w:rFonts w:ascii="Rubik" w:eastAsia="Times New Roman" w:hAnsi="Rubik" w:cs="Rubik"/>
          <w:sz w:val="24"/>
          <w:szCs w:val="24"/>
          <w:lang w:val="en-US"/>
        </w:rPr>
        <w:t xml:space="preserve">Finally, we found that the models with third and second order polynomials of the number of taxa were the most supported by the data (Table S4), both showing a </w:t>
      </w:r>
      <w:r>
        <w:rPr>
          <w:rFonts w:ascii="Rubik" w:eastAsia="Times New Roman" w:hAnsi="Rubik" w:cs="Rubik"/>
          <w:sz w:val="24"/>
          <w:szCs w:val="24"/>
          <w:lang w:val="en-US"/>
        </w:rPr>
        <w:lastRenderedPageBreak/>
        <w:t xml:space="preserve">peak on number of trait categories at five taxa (Figs 5A and S1). The </w:t>
      </w:r>
      <w:r w:rsidR="002249C4">
        <w:rPr>
          <w:rFonts w:ascii="Rubik" w:eastAsia="Times New Roman" w:hAnsi="Rubik" w:cs="Rubik"/>
          <w:sz w:val="24"/>
          <w:szCs w:val="24"/>
          <w:lang w:val="en-US"/>
        </w:rPr>
        <w:t>second</w:t>
      </w:r>
      <w:r>
        <w:rPr>
          <w:rFonts w:ascii="Rubik" w:eastAsia="Times New Roman" w:hAnsi="Rubik" w:cs="Rubik"/>
          <w:sz w:val="24"/>
          <w:szCs w:val="24"/>
          <w:lang w:val="en-US"/>
        </w:rPr>
        <w:t xml:space="preserve"> order polynomial of MPD was the model most supported by the data, showing a peak on the number of trait categories at ~0.6 taxonomic distance between taxa, Fig. 5B).</w:t>
      </w:r>
    </w:p>
    <w:p w14:paraId="1967F511" w14:textId="5CA5D805" w:rsidR="00523AF8" w:rsidRPr="004A5DE5" w:rsidRDefault="00523AF8" w:rsidP="008607F0">
      <w:pPr>
        <w:spacing w:before="27" w:after="160" w:line="480" w:lineRule="auto"/>
        <w:ind w:right="-2"/>
        <w:jc w:val="both"/>
        <w:rPr>
          <w:rFonts w:ascii="Rubik" w:eastAsia="Times New Roman" w:hAnsi="Rubik" w:cs="Rubik"/>
          <w:sz w:val="24"/>
          <w:szCs w:val="24"/>
          <w:lang w:val="en-US"/>
        </w:rPr>
      </w:pPr>
    </w:p>
    <w:p w14:paraId="7550A7B8" w14:textId="4325ED2A" w:rsidR="00E41D91" w:rsidRPr="004A5DE5" w:rsidRDefault="00E41D91" w:rsidP="00617BB8">
      <w:pPr>
        <w:spacing w:after="240" w:line="480" w:lineRule="auto"/>
        <w:rPr>
          <w:rFonts w:ascii="Rubik" w:hAnsi="Rubik" w:cs="Rubik"/>
          <w:bCs/>
          <w:sz w:val="24"/>
          <w:szCs w:val="24"/>
          <w:lang w:val="en-US"/>
        </w:rPr>
      </w:pPr>
    </w:p>
    <w:p w14:paraId="665E769E" w14:textId="77777777" w:rsidR="00C92456" w:rsidRDefault="00C92456" w:rsidP="00617BB8">
      <w:pPr>
        <w:spacing w:after="240" w:line="480" w:lineRule="auto"/>
        <w:rPr>
          <w:rFonts w:ascii="Rubik" w:hAnsi="Rubik" w:cs="Rubik"/>
          <w:bCs/>
          <w:sz w:val="24"/>
          <w:szCs w:val="24"/>
          <w:lang w:val="en-US"/>
        </w:rPr>
        <w:sectPr w:rsidR="00C92456" w:rsidSect="0043617F">
          <w:pgSz w:w="12240" w:h="15840"/>
          <w:pgMar w:top="1440" w:right="1440" w:bottom="1440" w:left="1440" w:header="720" w:footer="720" w:gutter="0"/>
          <w:lnNumType w:countBy="1" w:restart="continuous"/>
          <w:pgNumType w:start="1"/>
          <w:cols w:space="720"/>
          <w:docGrid w:linePitch="299"/>
        </w:sectPr>
      </w:pPr>
    </w:p>
    <w:p w14:paraId="02240E2C" w14:textId="2102D617" w:rsidR="00520A36" w:rsidRPr="0045151F" w:rsidRDefault="008B6AD3" w:rsidP="00617BB8">
      <w:pPr>
        <w:spacing w:after="240" w:line="480" w:lineRule="auto"/>
        <w:rPr>
          <w:rFonts w:ascii="Rubik" w:hAnsi="Rubik" w:cs="Rubik"/>
          <w:bCs/>
          <w:sz w:val="24"/>
          <w:szCs w:val="24"/>
          <w:lang w:val="en-US"/>
        </w:rPr>
      </w:pPr>
      <w:commentRangeStart w:id="24"/>
      <w:r>
        <w:rPr>
          <w:noProof/>
        </w:rPr>
        <w:lastRenderedPageBreak/>
        <w:drawing>
          <wp:inline distT="0" distB="0" distL="0" distR="0" wp14:anchorId="660817FC" wp14:editId="344BFC46">
            <wp:extent cx="5889533" cy="3619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9775" b="1424"/>
                    <a:stretch/>
                  </pic:blipFill>
                  <pic:spPr bwMode="auto">
                    <a:xfrm>
                      <a:off x="0" y="0"/>
                      <a:ext cx="5892898" cy="362156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4"/>
      <w:r w:rsidR="007D55F9">
        <w:rPr>
          <w:rStyle w:val="Refdecomentrio"/>
        </w:rPr>
        <w:commentReference w:id="24"/>
      </w:r>
    </w:p>
    <w:p w14:paraId="0AC05E71" w14:textId="16CB7B7D" w:rsidR="0017329B" w:rsidRPr="004D7B1F" w:rsidRDefault="0017329B" w:rsidP="00520A36">
      <w:pPr>
        <w:spacing w:after="240" w:line="240" w:lineRule="auto"/>
        <w:rPr>
          <w:rFonts w:ascii="Rubik" w:hAnsi="Rubik" w:cs="Rubik"/>
          <w:b/>
          <w:bCs/>
        </w:rPr>
      </w:pPr>
      <w:r w:rsidRPr="004D7B1F">
        <w:rPr>
          <w:rFonts w:ascii="Rubik" w:hAnsi="Rubik" w:cs="Rubik"/>
          <w:b/>
          <w:bCs/>
        </w:rPr>
        <w:t xml:space="preserve">Fig 1: </w:t>
      </w:r>
      <w:r w:rsidR="00A22A71" w:rsidRPr="004D7B1F">
        <w:rPr>
          <w:rFonts w:ascii="Rubik" w:hAnsi="Rubik" w:cs="Rubik"/>
          <w:b/>
          <w:bCs/>
        </w:rPr>
        <w:t xml:space="preserve">PRISMA </w:t>
      </w:r>
      <w:r w:rsidR="00605F39">
        <w:rPr>
          <w:rFonts w:ascii="Rubik" w:hAnsi="Rubik" w:cs="Rubik"/>
          <w:b/>
          <w:bCs/>
        </w:rPr>
        <w:t>workflow</w:t>
      </w:r>
      <w:r w:rsidRPr="004D7B1F">
        <w:rPr>
          <w:rFonts w:ascii="Rubik" w:hAnsi="Rubik" w:cs="Rubik"/>
          <w:b/>
          <w:bCs/>
        </w:rPr>
        <w:t xml:space="preserve"> </w:t>
      </w:r>
      <w:r w:rsidR="00A22A71" w:rsidRPr="004D7B1F">
        <w:rPr>
          <w:rFonts w:ascii="Rubik" w:hAnsi="Rubik" w:cs="Rubik"/>
          <w:b/>
          <w:bCs/>
        </w:rPr>
        <w:t xml:space="preserve">showing the </w:t>
      </w:r>
      <w:r w:rsidRPr="004D7B1F">
        <w:rPr>
          <w:rFonts w:ascii="Rubik" w:hAnsi="Rubik" w:cs="Rubik"/>
          <w:b/>
          <w:bCs/>
        </w:rPr>
        <w:t xml:space="preserve">number of </w:t>
      </w:r>
      <w:r w:rsidR="00A22A71" w:rsidRPr="004D7B1F">
        <w:rPr>
          <w:rFonts w:ascii="Rubik" w:hAnsi="Rubik" w:cs="Rubik"/>
          <w:b/>
          <w:bCs/>
        </w:rPr>
        <w:t xml:space="preserve">studied included and excluded along the </w:t>
      </w:r>
      <w:r w:rsidR="00E615CD" w:rsidRPr="004D7B1F">
        <w:rPr>
          <w:rFonts w:ascii="Rubik" w:hAnsi="Rubik" w:cs="Rubik"/>
          <w:b/>
          <w:bCs/>
        </w:rPr>
        <w:t xml:space="preserve">systematic review </w:t>
      </w:r>
      <w:r w:rsidR="00A22A71" w:rsidRPr="004D7B1F">
        <w:rPr>
          <w:rFonts w:ascii="Rubik" w:hAnsi="Rubik" w:cs="Rubik"/>
          <w:b/>
          <w:bCs/>
        </w:rPr>
        <w:t>process</w:t>
      </w:r>
      <w:r w:rsidRPr="004D7B1F">
        <w:rPr>
          <w:rFonts w:ascii="Rubik" w:hAnsi="Rubik" w:cs="Rubik"/>
          <w:b/>
          <w:bCs/>
        </w:rPr>
        <w:t>.</w:t>
      </w:r>
      <w:r w:rsidR="00E5273A">
        <w:rPr>
          <w:rFonts w:ascii="Rubik" w:hAnsi="Rubik" w:cs="Rubik"/>
          <w:b/>
          <w:bCs/>
        </w:rPr>
        <w:t xml:space="preserve"> </w:t>
      </w:r>
      <w:r w:rsidR="00E5273A" w:rsidRPr="00E5273A">
        <w:rPr>
          <w:rFonts w:ascii="Rubik" w:hAnsi="Rubik" w:cs="Rubik"/>
          <w:b/>
          <w:lang w:val="en-US"/>
        </w:rPr>
        <w:t>The literature survey was conducted on Web of Science</w:t>
      </w:r>
      <w:ins w:id="25" w:author="André Luís Luza" w:date="2022-01-25T15:03:00Z">
        <w:r w:rsidR="007D55F9">
          <w:rPr>
            <w:rFonts w:ascii="Rubik" w:hAnsi="Rubik" w:cs="Rubik"/>
            <w:b/>
            <w:lang w:val="en-US"/>
          </w:rPr>
          <w:t xml:space="preserve"> (</w:t>
        </w:r>
        <w:proofErr w:type="spellStart"/>
        <w:r w:rsidR="007D55F9">
          <w:rPr>
            <w:rFonts w:ascii="Rubik" w:hAnsi="Rubik" w:cs="Rubik"/>
            <w:b/>
            <w:lang w:val="en-US"/>
          </w:rPr>
          <w:t>WoS</w:t>
        </w:r>
        <w:proofErr w:type="spellEnd"/>
        <w:r w:rsidR="007D55F9">
          <w:rPr>
            <w:rFonts w:ascii="Rubik" w:hAnsi="Rubik" w:cs="Rubik"/>
            <w:b/>
            <w:lang w:val="en-US"/>
          </w:rPr>
          <w:t>)</w:t>
        </w:r>
      </w:ins>
      <w:r w:rsidR="00E5273A" w:rsidRPr="00E5273A">
        <w:rPr>
          <w:rFonts w:ascii="Rubik" w:hAnsi="Rubik" w:cs="Rubik"/>
          <w:b/>
          <w:lang w:val="en-US"/>
        </w:rPr>
        <w:t>, on 08-06-2020.</w:t>
      </w:r>
    </w:p>
    <w:p w14:paraId="3CAA6C68" w14:textId="3796AE8B" w:rsidR="001B6385" w:rsidRDefault="001B6385" w:rsidP="00617BB8">
      <w:pPr>
        <w:spacing w:after="240" w:line="480" w:lineRule="auto"/>
        <w:rPr>
          <w:rFonts w:ascii="Rubik" w:hAnsi="Rubik" w:cs="Rubik"/>
          <w:b/>
          <w:sz w:val="24"/>
          <w:szCs w:val="24"/>
        </w:rPr>
      </w:pPr>
    </w:p>
    <w:p w14:paraId="2AB2DF04" w14:textId="435732DD" w:rsidR="00C86F4B" w:rsidRDefault="00C86F4B" w:rsidP="00617BB8">
      <w:pPr>
        <w:spacing w:after="240" w:line="480" w:lineRule="auto"/>
        <w:rPr>
          <w:rFonts w:ascii="Rubik" w:hAnsi="Rubik" w:cs="Rubik"/>
          <w:b/>
          <w:sz w:val="24"/>
          <w:szCs w:val="24"/>
        </w:rPr>
      </w:pPr>
    </w:p>
    <w:p w14:paraId="03472CEB" w14:textId="345561AE" w:rsidR="00C86F4B" w:rsidRDefault="00C86F4B" w:rsidP="00617BB8">
      <w:pPr>
        <w:spacing w:after="240" w:line="480" w:lineRule="auto"/>
        <w:rPr>
          <w:rFonts w:ascii="Rubik" w:hAnsi="Rubik" w:cs="Rubik"/>
          <w:b/>
          <w:sz w:val="24"/>
          <w:szCs w:val="24"/>
        </w:rPr>
      </w:pPr>
    </w:p>
    <w:p w14:paraId="4A9118F7" w14:textId="7C70904C" w:rsidR="00C86F4B" w:rsidRDefault="00C86F4B" w:rsidP="00617BB8">
      <w:pPr>
        <w:spacing w:after="240" w:line="480" w:lineRule="auto"/>
        <w:rPr>
          <w:rFonts w:ascii="Rubik" w:hAnsi="Rubik" w:cs="Rubik"/>
          <w:b/>
          <w:sz w:val="24"/>
          <w:szCs w:val="24"/>
        </w:rPr>
      </w:pPr>
    </w:p>
    <w:p w14:paraId="055CAC79" w14:textId="47C79517" w:rsidR="00C86F4B" w:rsidRDefault="00C86F4B" w:rsidP="00617BB8">
      <w:pPr>
        <w:spacing w:after="240" w:line="480" w:lineRule="auto"/>
        <w:rPr>
          <w:rFonts w:ascii="Rubik" w:hAnsi="Rubik" w:cs="Rubik"/>
          <w:b/>
          <w:sz w:val="24"/>
          <w:szCs w:val="24"/>
        </w:rPr>
      </w:pPr>
    </w:p>
    <w:p w14:paraId="4EAF6540" w14:textId="000FC1C3" w:rsidR="00C86F4B" w:rsidRDefault="00C86F4B" w:rsidP="00617BB8">
      <w:pPr>
        <w:spacing w:after="240" w:line="480" w:lineRule="auto"/>
        <w:rPr>
          <w:rFonts w:ascii="Rubik" w:hAnsi="Rubik" w:cs="Rubik"/>
          <w:b/>
          <w:sz w:val="24"/>
          <w:szCs w:val="24"/>
        </w:rPr>
      </w:pPr>
    </w:p>
    <w:p w14:paraId="65DE81E7" w14:textId="77777777" w:rsidR="00C86F4B" w:rsidRPr="00617BB8" w:rsidRDefault="00C86F4B" w:rsidP="00617BB8">
      <w:pPr>
        <w:spacing w:after="240" w:line="480" w:lineRule="auto"/>
        <w:rPr>
          <w:rFonts w:ascii="Rubik" w:hAnsi="Rubik" w:cs="Rubik"/>
          <w:b/>
          <w:sz w:val="24"/>
          <w:szCs w:val="24"/>
        </w:rPr>
      </w:pPr>
    </w:p>
    <w:p w14:paraId="3E1A58FC" w14:textId="41DC5BF9" w:rsidR="004F480E" w:rsidRPr="00617BB8" w:rsidRDefault="00715616" w:rsidP="00617BB8">
      <w:pPr>
        <w:spacing w:after="240" w:line="480" w:lineRule="auto"/>
        <w:rPr>
          <w:rFonts w:ascii="Rubik" w:hAnsi="Rubik" w:cs="Rubik"/>
          <w:b/>
          <w:sz w:val="24"/>
          <w:szCs w:val="24"/>
        </w:rPr>
      </w:pPr>
      <w:del w:id="26" w:author="André Luís Luza" w:date="2022-01-25T15:31:00Z">
        <w:r w:rsidDel="00B633B1">
          <w:rPr>
            <w:noProof/>
          </w:rPr>
          <w:lastRenderedPageBreak/>
          <w:drawing>
            <wp:inline distT="0" distB="0" distL="0" distR="0" wp14:anchorId="59CCED3C" wp14:editId="2B4B972A">
              <wp:extent cx="5943600" cy="29451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del>
      <w:ins w:id="27" w:author="André Luís Luza" w:date="2022-01-25T15:31:00Z">
        <w:r w:rsidR="00B633B1" w:rsidRPr="00B633B1">
          <w:t xml:space="preserve"> </w:t>
        </w:r>
        <w:r w:rsidR="00B633B1">
          <w:rPr>
            <w:noProof/>
          </w:rPr>
          <w:drawing>
            <wp:inline distT="0" distB="0" distL="0" distR="0" wp14:anchorId="2827D51D" wp14:editId="4D573F2B">
              <wp:extent cx="5943600" cy="28232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ins>
    </w:p>
    <w:p w14:paraId="70A34ED3" w14:textId="24AD90DE" w:rsidR="000C4A4E" w:rsidRDefault="00E41D91" w:rsidP="008607F0">
      <w:pPr>
        <w:spacing w:after="240" w:line="240" w:lineRule="auto"/>
        <w:rPr>
          <w:rFonts w:ascii="Rubik" w:hAnsi="Rubik" w:cs="Rubik"/>
          <w:b/>
        </w:rPr>
      </w:pPr>
      <w:r w:rsidRPr="008607F0">
        <w:rPr>
          <w:rFonts w:ascii="Rubik" w:hAnsi="Rubik" w:cs="Rubik"/>
          <w:b/>
        </w:rPr>
        <w:t xml:space="preserve">Fig. 2: </w:t>
      </w:r>
      <w:r w:rsidR="000C502A" w:rsidRPr="008607F0">
        <w:rPr>
          <w:rFonts w:ascii="Rubik" w:hAnsi="Rubik" w:cs="Rubik"/>
          <w:b/>
        </w:rPr>
        <w:t>T</w:t>
      </w:r>
      <w:r w:rsidR="0007688E" w:rsidRPr="008607F0">
        <w:rPr>
          <w:rFonts w:ascii="Rubik" w:hAnsi="Rubik" w:cs="Rubik"/>
          <w:b/>
        </w:rPr>
        <w:t xml:space="preserve">he </w:t>
      </w:r>
      <w:r w:rsidR="001D769D" w:rsidRPr="008607F0">
        <w:rPr>
          <w:rFonts w:ascii="Rubik" w:hAnsi="Rubik" w:cs="Rubik"/>
          <w:b/>
        </w:rPr>
        <w:t xml:space="preserve">identity of the </w:t>
      </w:r>
      <w:r w:rsidR="0007688E" w:rsidRPr="008607F0">
        <w:rPr>
          <w:rFonts w:ascii="Rubik" w:hAnsi="Rubik" w:cs="Rubik"/>
          <w:b/>
        </w:rPr>
        <w:t>taxonomic ranks</w:t>
      </w:r>
      <w:r w:rsidR="001D769D" w:rsidRPr="008607F0">
        <w:rPr>
          <w:rFonts w:ascii="Rubik" w:hAnsi="Rubik" w:cs="Rubik"/>
          <w:b/>
        </w:rPr>
        <w:t xml:space="preserve"> (A)</w:t>
      </w:r>
      <w:r w:rsidR="0007688E" w:rsidRPr="008607F0">
        <w:rPr>
          <w:rFonts w:ascii="Rubik" w:hAnsi="Rubik" w:cs="Rubik"/>
          <w:b/>
        </w:rPr>
        <w:t xml:space="preserve">, </w:t>
      </w:r>
      <w:r w:rsidR="001D769D" w:rsidRPr="008607F0">
        <w:rPr>
          <w:rFonts w:ascii="Rubik" w:hAnsi="Rubik" w:cs="Rubik"/>
          <w:b/>
        </w:rPr>
        <w:t xml:space="preserve">the </w:t>
      </w:r>
      <w:r w:rsidR="0007688E" w:rsidRPr="008607F0">
        <w:rPr>
          <w:rFonts w:ascii="Rubik" w:hAnsi="Rubik" w:cs="Rubik"/>
          <w:b/>
        </w:rPr>
        <w:t>number of taxonomic ranks</w:t>
      </w:r>
      <w:r w:rsidR="001D769D" w:rsidRPr="008607F0">
        <w:rPr>
          <w:rFonts w:ascii="Rubik" w:hAnsi="Rubik" w:cs="Rubik"/>
          <w:b/>
        </w:rPr>
        <w:t xml:space="preserve"> (B)</w:t>
      </w:r>
      <w:r w:rsidR="0007688E" w:rsidRPr="008607F0">
        <w:rPr>
          <w:rFonts w:ascii="Rubik" w:hAnsi="Rubik" w:cs="Rubik"/>
          <w:b/>
        </w:rPr>
        <w:t xml:space="preserve">, </w:t>
      </w:r>
      <w:r w:rsidR="001D769D" w:rsidRPr="008607F0">
        <w:rPr>
          <w:rFonts w:ascii="Rubik" w:hAnsi="Rubik" w:cs="Rubik"/>
          <w:b/>
        </w:rPr>
        <w:t xml:space="preserve">the frequency </w:t>
      </w:r>
      <w:r w:rsidR="00534FA9">
        <w:rPr>
          <w:rFonts w:ascii="Rubik" w:hAnsi="Rubik" w:cs="Rubik"/>
          <w:b/>
        </w:rPr>
        <w:t xml:space="preserve">of each </w:t>
      </w:r>
      <w:r w:rsidR="0007688E" w:rsidRPr="008607F0">
        <w:rPr>
          <w:rFonts w:ascii="Rubik" w:hAnsi="Rubik" w:cs="Rubik"/>
          <w:b/>
        </w:rPr>
        <w:t>tax</w:t>
      </w:r>
      <w:r w:rsidR="00534FA9">
        <w:rPr>
          <w:rFonts w:ascii="Rubik" w:hAnsi="Rubik" w:cs="Rubik"/>
          <w:b/>
        </w:rPr>
        <w:t>on</w:t>
      </w:r>
      <w:r w:rsidR="0007688E" w:rsidRPr="008607F0">
        <w:rPr>
          <w:rFonts w:ascii="Rubik" w:hAnsi="Rubik" w:cs="Rubik"/>
          <w:b/>
        </w:rPr>
        <w:t xml:space="preserve"> </w:t>
      </w:r>
      <w:r w:rsidR="001D769D" w:rsidRPr="008607F0">
        <w:rPr>
          <w:rFonts w:ascii="Rubik" w:hAnsi="Rubik" w:cs="Rubik"/>
          <w:b/>
        </w:rPr>
        <w:t>(C)</w:t>
      </w:r>
      <w:r w:rsidR="000C4A4E" w:rsidRPr="000C4A4E">
        <w:rPr>
          <w:rFonts w:ascii="Rubik" w:hAnsi="Rubik" w:cs="Rubik"/>
          <w:b/>
        </w:rPr>
        <w:t xml:space="preserve"> </w:t>
      </w:r>
      <w:r w:rsidR="000C4A4E">
        <w:rPr>
          <w:rFonts w:ascii="Rubik" w:hAnsi="Rubik" w:cs="Rubik"/>
          <w:b/>
        </w:rPr>
        <w:t xml:space="preserve">in </w:t>
      </w:r>
      <w:r w:rsidR="000C4A4E" w:rsidRPr="008607F0">
        <w:rPr>
          <w:rFonts w:ascii="Rubik" w:hAnsi="Rubik" w:cs="Rubik"/>
          <w:b/>
        </w:rPr>
        <w:t>cross-taxa research in functional ecology</w:t>
      </w:r>
      <w:r w:rsidR="002508A5">
        <w:rPr>
          <w:rFonts w:ascii="Rubik" w:hAnsi="Rubik" w:cs="Rubik"/>
          <w:b/>
        </w:rPr>
        <w:t xml:space="preserve">, D) </w:t>
      </w:r>
      <w:r w:rsidR="00715616">
        <w:rPr>
          <w:rFonts w:ascii="Rubik" w:hAnsi="Rubik" w:cs="Rubik"/>
          <w:b/>
          <w:lang w:val="en-US"/>
        </w:rPr>
        <w:t xml:space="preserve">Interaction graph showing the links between pairs of taxa in cross-taxa research in functional ecology. </w:t>
      </w:r>
      <w:proofErr w:type="spellStart"/>
      <w:r w:rsidR="008A6A88" w:rsidRPr="008607F0">
        <w:rPr>
          <w:rFonts w:ascii="Rubik" w:hAnsi="Rubik" w:cs="Rubik"/>
          <w:b/>
        </w:rPr>
        <w:t>M</w:t>
      </w:r>
      <w:r w:rsidR="008A6A88" w:rsidRPr="008607F0">
        <w:rPr>
          <w:rFonts w:ascii="Rubik" w:hAnsi="Rubik" w:cs="Rubik"/>
          <w:b/>
          <w:lang w:val="en-US"/>
        </w:rPr>
        <w:t>ore</w:t>
      </w:r>
      <w:proofErr w:type="spellEnd"/>
      <w:r w:rsidR="008A6A88" w:rsidRPr="008607F0">
        <w:rPr>
          <w:rFonts w:ascii="Rubik" w:hAnsi="Rubik" w:cs="Rubik"/>
          <w:b/>
          <w:lang w:val="en-US"/>
        </w:rPr>
        <w:t xml:space="preserve"> than one taxon can be studied in the same article (see </w:t>
      </w:r>
      <w:r w:rsidR="008A6A88">
        <w:rPr>
          <w:rFonts w:ascii="Rubik" w:hAnsi="Rubik" w:cs="Rubik"/>
          <w:b/>
          <w:lang w:val="en-US"/>
        </w:rPr>
        <w:t>B</w:t>
      </w:r>
      <w:r w:rsidR="008A6A88" w:rsidRPr="008607F0">
        <w:rPr>
          <w:rFonts w:ascii="Rubik" w:hAnsi="Rubik" w:cs="Rubik"/>
          <w:b/>
          <w:lang w:val="en-US"/>
        </w:rPr>
        <w:t>)</w:t>
      </w:r>
      <w:r w:rsidR="008A6A88" w:rsidRPr="008607F0">
        <w:rPr>
          <w:rFonts w:ascii="Rubik" w:hAnsi="Rubik" w:cs="Rubik"/>
          <w:b/>
          <w:i/>
          <w:iCs/>
          <w:lang w:val="en-US"/>
        </w:rPr>
        <w:t xml:space="preserve">, </w:t>
      </w:r>
      <w:r w:rsidR="008A6A88" w:rsidRPr="008607F0">
        <w:rPr>
          <w:rFonts w:ascii="Rubik" w:hAnsi="Rubik" w:cs="Rubik"/>
          <w:b/>
          <w:lang w:val="en-US"/>
        </w:rPr>
        <w:t xml:space="preserve">so that the sum of values in A and C </w:t>
      </w:r>
      <w:r w:rsidR="008A6A88">
        <w:rPr>
          <w:rFonts w:ascii="Rubik" w:hAnsi="Rubik" w:cs="Rubik"/>
          <w:b/>
          <w:lang w:val="en-US"/>
        </w:rPr>
        <w:t>is</w:t>
      </w:r>
      <w:r w:rsidR="008A6A88" w:rsidRPr="008607F0">
        <w:rPr>
          <w:rFonts w:ascii="Rubik" w:hAnsi="Rubik" w:cs="Rubik"/>
          <w:b/>
          <w:lang w:val="en-US"/>
        </w:rPr>
        <w:t xml:space="preserve"> larger than the </w:t>
      </w:r>
      <w:r w:rsidR="008A6A88">
        <w:rPr>
          <w:rFonts w:ascii="Rubik" w:hAnsi="Rubik" w:cs="Rubik"/>
          <w:b/>
          <w:lang w:val="en-US"/>
        </w:rPr>
        <w:t xml:space="preserve">total </w:t>
      </w:r>
      <w:r w:rsidR="008A6A88" w:rsidRPr="008607F0">
        <w:rPr>
          <w:rFonts w:ascii="Rubik" w:hAnsi="Rubik" w:cs="Rubik"/>
          <w:b/>
          <w:lang w:val="en-US"/>
        </w:rPr>
        <w:t xml:space="preserve">number of articles. </w:t>
      </w:r>
      <w:r w:rsidR="008A6A88">
        <w:rPr>
          <w:rFonts w:ascii="Rubik" w:hAnsi="Rubik" w:cs="Rubik"/>
          <w:b/>
          <w:lang w:val="en-US"/>
        </w:rPr>
        <w:t>In D,</w:t>
      </w:r>
      <w:ins w:id="28" w:author="André Luís Luza" w:date="2022-01-25T14:22:00Z">
        <w:r w:rsidR="006300BA">
          <w:rPr>
            <w:rFonts w:ascii="Rubik" w:hAnsi="Rubik" w:cs="Rubik"/>
            <w:b/>
            <w:lang w:val="en-US"/>
          </w:rPr>
          <w:t xml:space="preserve"> we present taxa at the level of class, the most often rank used in the surveyed articles,</w:t>
        </w:r>
      </w:ins>
      <w:r w:rsidR="008A6A88">
        <w:rPr>
          <w:rFonts w:ascii="Rubik" w:hAnsi="Rubik" w:cs="Rubik"/>
          <w:b/>
          <w:lang w:val="en-US"/>
        </w:rPr>
        <w:t xml:space="preserve"> </w:t>
      </w:r>
      <w:ins w:id="29" w:author="André Luís Luza" w:date="2022-01-25T14:22:00Z">
        <w:r w:rsidR="006300BA">
          <w:rPr>
            <w:rFonts w:ascii="Rubik" w:hAnsi="Rubik" w:cs="Rubik"/>
            <w:b/>
            <w:lang w:val="en-US"/>
          </w:rPr>
          <w:t xml:space="preserve">and </w:t>
        </w:r>
      </w:ins>
      <w:r w:rsidR="008A6A88">
        <w:rPr>
          <w:rFonts w:ascii="Rubik" w:hAnsi="Rubik" w:cs="Rubik"/>
          <w:b/>
          <w:lang w:val="en-US"/>
        </w:rPr>
        <w:t>l</w:t>
      </w:r>
      <w:r w:rsidR="00715616">
        <w:rPr>
          <w:rFonts w:ascii="Rubik" w:hAnsi="Rubik" w:cs="Rubik"/>
          <w:b/>
          <w:lang w:val="en-US"/>
        </w:rPr>
        <w:t xml:space="preserve">ink width refers to the number of studies per pair of taxa (values in the legend). </w:t>
      </w:r>
      <w:r w:rsidR="009C7B12" w:rsidRPr="00E5273A">
        <w:rPr>
          <w:rFonts w:ascii="Rubik" w:hAnsi="Rubik" w:cs="Rubik"/>
          <w:b/>
          <w:lang w:val="en-US"/>
        </w:rPr>
        <w:t>The literature survey was conducted on Web of Science, on 08-06-2020.</w:t>
      </w:r>
    </w:p>
    <w:p w14:paraId="43922651" w14:textId="368A011A" w:rsidR="000C4A4E" w:rsidRDefault="000C4A4E" w:rsidP="008607F0">
      <w:pPr>
        <w:spacing w:after="240" w:line="240" w:lineRule="auto"/>
        <w:rPr>
          <w:rFonts w:ascii="Rubik" w:hAnsi="Rubik" w:cs="Rubik"/>
          <w:b/>
        </w:rPr>
      </w:pPr>
    </w:p>
    <w:p w14:paraId="675908A7" w14:textId="259C06D8" w:rsidR="00315740" w:rsidRDefault="00315740" w:rsidP="008607F0">
      <w:pPr>
        <w:spacing w:after="240" w:line="240" w:lineRule="auto"/>
        <w:rPr>
          <w:rFonts w:ascii="Rubik" w:hAnsi="Rubik" w:cs="Rubik"/>
          <w:b/>
        </w:rPr>
      </w:pPr>
    </w:p>
    <w:p w14:paraId="6DBF46B0" w14:textId="46CF65A0" w:rsidR="00315740" w:rsidRDefault="00315740" w:rsidP="008607F0">
      <w:pPr>
        <w:spacing w:after="240" w:line="240" w:lineRule="auto"/>
        <w:rPr>
          <w:rFonts w:ascii="Rubik" w:hAnsi="Rubik" w:cs="Rubik"/>
          <w:b/>
        </w:rPr>
      </w:pPr>
    </w:p>
    <w:p w14:paraId="1D7A74C8" w14:textId="105147A5" w:rsidR="00315740" w:rsidRDefault="00315740" w:rsidP="008607F0">
      <w:pPr>
        <w:spacing w:after="240" w:line="240" w:lineRule="auto"/>
        <w:rPr>
          <w:rFonts w:ascii="Rubik" w:hAnsi="Rubik" w:cs="Rubik"/>
          <w:b/>
        </w:rPr>
      </w:pPr>
    </w:p>
    <w:p w14:paraId="19364D1A" w14:textId="77777777" w:rsidR="00315740" w:rsidRDefault="00315740" w:rsidP="008607F0">
      <w:pPr>
        <w:spacing w:after="240" w:line="240" w:lineRule="auto"/>
        <w:rPr>
          <w:rFonts w:ascii="Rubik" w:hAnsi="Rubik" w:cs="Rubik"/>
          <w:b/>
        </w:rPr>
      </w:pPr>
    </w:p>
    <w:p w14:paraId="472405C3" w14:textId="4BFDDAD6" w:rsidR="004D7B1F" w:rsidRDefault="004D7B1F" w:rsidP="008607F0">
      <w:pPr>
        <w:spacing w:after="240" w:line="240" w:lineRule="auto"/>
        <w:rPr>
          <w:rFonts w:ascii="Rubik" w:hAnsi="Rubik" w:cs="Rubik"/>
          <w:b/>
          <w:lang w:val="en-US"/>
        </w:rPr>
      </w:pPr>
    </w:p>
    <w:p w14:paraId="64C12B24" w14:textId="77777777" w:rsidR="004D7B1F" w:rsidRPr="008607F0" w:rsidRDefault="004D7B1F" w:rsidP="008607F0">
      <w:pPr>
        <w:spacing w:after="240" w:line="240" w:lineRule="auto"/>
        <w:rPr>
          <w:rFonts w:ascii="Rubik" w:hAnsi="Rubik" w:cs="Rubik"/>
          <w:b/>
          <w:lang w:val="en-US"/>
        </w:rPr>
      </w:pPr>
    </w:p>
    <w:p w14:paraId="2567079F" w14:textId="215694EC" w:rsidR="001E6E26" w:rsidRDefault="001E6E26" w:rsidP="00617BB8">
      <w:pPr>
        <w:spacing w:after="240" w:line="480" w:lineRule="auto"/>
        <w:rPr>
          <w:rFonts w:ascii="Rubik" w:hAnsi="Rubik" w:cs="Rubik"/>
          <w:b/>
          <w:bCs/>
          <w:sz w:val="24"/>
          <w:szCs w:val="24"/>
          <w:lang w:val="en-US"/>
        </w:rPr>
      </w:pPr>
    </w:p>
    <w:p w14:paraId="119BE27A" w14:textId="67AD95DB" w:rsidR="0008264A" w:rsidRDefault="0008264A" w:rsidP="00617BB8">
      <w:pPr>
        <w:spacing w:after="240" w:line="480" w:lineRule="auto"/>
        <w:rPr>
          <w:rFonts w:ascii="Rubik" w:hAnsi="Rubik" w:cs="Rubik"/>
          <w:b/>
          <w:bCs/>
          <w:sz w:val="24"/>
          <w:szCs w:val="24"/>
          <w:lang w:val="en-US"/>
        </w:rPr>
      </w:pPr>
    </w:p>
    <w:p w14:paraId="095AE43A" w14:textId="3B15595A" w:rsidR="0008264A" w:rsidRDefault="0008264A" w:rsidP="00617BB8">
      <w:pPr>
        <w:spacing w:after="240" w:line="480" w:lineRule="auto"/>
        <w:rPr>
          <w:rFonts w:ascii="Rubik" w:hAnsi="Rubik" w:cs="Rubik"/>
          <w:b/>
          <w:bCs/>
          <w:sz w:val="24"/>
          <w:szCs w:val="24"/>
          <w:lang w:val="en-US"/>
        </w:rPr>
      </w:pPr>
    </w:p>
    <w:p w14:paraId="3D119AFA" w14:textId="103372C4" w:rsidR="005C3E7E" w:rsidRDefault="005C3E7E" w:rsidP="00617BB8">
      <w:pPr>
        <w:spacing w:after="240" w:line="480" w:lineRule="auto"/>
        <w:rPr>
          <w:rFonts w:ascii="Rubik" w:hAnsi="Rubik" w:cs="Rubik"/>
          <w:b/>
          <w:bCs/>
          <w:sz w:val="24"/>
          <w:szCs w:val="24"/>
          <w:lang w:val="en-US"/>
        </w:rPr>
      </w:pPr>
    </w:p>
    <w:p w14:paraId="20C673FD" w14:textId="5FBA7FA0" w:rsidR="005C3E7E" w:rsidRDefault="00300CA3" w:rsidP="00617BB8">
      <w:pPr>
        <w:spacing w:after="240" w:line="480" w:lineRule="auto"/>
        <w:rPr>
          <w:rFonts w:ascii="Rubik" w:hAnsi="Rubik" w:cs="Rubik"/>
          <w:b/>
          <w:bCs/>
          <w:sz w:val="24"/>
          <w:szCs w:val="24"/>
          <w:lang w:val="en-US"/>
        </w:rPr>
      </w:pPr>
      <w:r>
        <w:rPr>
          <w:noProof/>
        </w:rPr>
        <w:lastRenderedPageBreak/>
        <w:drawing>
          <wp:inline distT="0" distB="0" distL="0" distR="0" wp14:anchorId="64D2E501" wp14:editId="003B7CDB">
            <wp:extent cx="5045103" cy="5045103"/>
            <wp:effectExtent l="0" t="0" r="317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5444" cy="5045444"/>
                    </a:xfrm>
                    <a:prstGeom prst="rect">
                      <a:avLst/>
                    </a:prstGeom>
                    <a:noFill/>
                    <a:ln>
                      <a:noFill/>
                    </a:ln>
                  </pic:spPr>
                </pic:pic>
              </a:graphicData>
            </a:graphic>
          </wp:inline>
        </w:drawing>
      </w:r>
    </w:p>
    <w:p w14:paraId="491FD765" w14:textId="580C05AE" w:rsidR="0008264A" w:rsidRDefault="009C7B12" w:rsidP="0008264A">
      <w:pPr>
        <w:spacing w:after="240" w:line="240" w:lineRule="auto"/>
        <w:rPr>
          <w:rFonts w:ascii="Rubik" w:hAnsi="Rubik" w:cs="Rubik"/>
          <w:b/>
          <w:lang w:val="en-US"/>
        </w:rPr>
      </w:pPr>
      <w:r>
        <w:rPr>
          <w:rFonts w:ascii="Rubik" w:hAnsi="Rubik" w:cs="Rubik"/>
          <w:b/>
        </w:rPr>
        <w:t xml:space="preserve">Fig. 3: </w:t>
      </w:r>
      <w:r w:rsidR="0008264A">
        <w:rPr>
          <w:rFonts w:ascii="Rubik" w:hAnsi="Rubik" w:cs="Rubik"/>
          <w:b/>
        </w:rPr>
        <w:t>Topological tree</w:t>
      </w:r>
      <w:r w:rsidR="0008264A" w:rsidRPr="008607F0">
        <w:rPr>
          <w:rFonts w:ascii="Rubik" w:hAnsi="Rubik" w:cs="Rubik"/>
          <w:b/>
        </w:rPr>
        <w:t xml:space="preserve"> of taxa </w:t>
      </w:r>
      <w:r w:rsidR="008A6A88">
        <w:rPr>
          <w:rFonts w:ascii="Rubik" w:hAnsi="Rubik" w:cs="Rubik"/>
          <w:b/>
        </w:rPr>
        <w:t>comprising</w:t>
      </w:r>
      <w:r w:rsidR="0008264A">
        <w:rPr>
          <w:rFonts w:ascii="Rubik" w:hAnsi="Rubik" w:cs="Rubik"/>
          <w:b/>
        </w:rPr>
        <w:t xml:space="preserve"> </w:t>
      </w:r>
      <w:r w:rsidR="0008264A" w:rsidRPr="008607F0">
        <w:rPr>
          <w:rFonts w:ascii="Rubik" w:hAnsi="Rubik" w:cs="Rubik"/>
          <w:b/>
        </w:rPr>
        <w:t>cross-taxa research in functional ecology.</w:t>
      </w:r>
      <w:r w:rsidR="0008264A" w:rsidRPr="008607F0">
        <w:rPr>
          <w:rFonts w:ascii="Rubik" w:hAnsi="Rubik" w:cs="Rubik"/>
          <w:b/>
          <w:lang w:val="en-US"/>
        </w:rPr>
        <w:t xml:space="preserve"> </w:t>
      </w:r>
      <w:r w:rsidR="0008264A" w:rsidRPr="008607F0">
        <w:rPr>
          <w:rFonts w:ascii="Rubik" w:hAnsi="Rubik" w:cs="Rubik"/>
          <w:b/>
          <w:bCs/>
          <w:lang w:val="en-US"/>
        </w:rPr>
        <w:t xml:space="preserve">The phylogeny was based on the taxonomic ranks of organisms studied by the cross-taxa research (obtained using the function </w:t>
      </w:r>
      <w:r w:rsidR="0008264A" w:rsidRPr="008607F0">
        <w:rPr>
          <w:rFonts w:ascii="Rubik" w:hAnsi="Rubik" w:cs="Rubik"/>
          <w:b/>
          <w:bCs/>
          <w:i/>
          <w:iCs/>
          <w:lang w:val="en-US"/>
        </w:rPr>
        <w:t xml:space="preserve">classification </w:t>
      </w:r>
      <w:r w:rsidR="0008264A" w:rsidRPr="008607F0">
        <w:rPr>
          <w:rFonts w:ascii="Rubik" w:hAnsi="Rubik" w:cs="Rubik"/>
          <w:b/>
          <w:bCs/>
          <w:lang w:val="en-US"/>
        </w:rPr>
        <w:t xml:space="preserve">of </w:t>
      </w:r>
      <w:proofErr w:type="spellStart"/>
      <w:r w:rsidR="0008264A" w:rsidRPr="008607F0">
        <w:rPr>
          <w:rFonts w:ascii="Rubik" w:hAnsi="Rubik" w:cs="Rubik"/>
          <w:b/>
          <w:bCs/>
          <w:i/>
          <w:iCs/>
          <w:lang w:val="en-US"/>
        </w:rPr>
        <w:t>taxize</w:t>
      </w:r>
      <w:proofErr w:type="spellEnd"/>
      <w:r w:rsidR="0008264A" w:rsidRPr="008607F0">
        <w:rPr>
          <w:rFonts w:ascii="Rubik" w:hAnsi="Rubik" w:cs="Rubik"/>
          <w:b/>
          <w:bCs/>
          <w:lang w:val="en-US"/>
        </w:rPr>
        <w:t xml:space="preserve"> package of R). We used the ranks to build a matrix of taxa (rows) by taxonomic rank (columns); the cells in this matrix had either zeros or ones depending on whether a given rank belongs to a given taxon. We submitted this matrix to the Jaccard’s distance which calculates the distance between taxa based on the overall number of unique and shared taxonomic ranks. Finally, we</w:t>
      </w:r>
      <w:r w:rsidR="0008264A">
        <w:rPr>
          <w:rFonts w:ascii="Rubik" w:hAnsi="Rubik" w:cs="Rubik"/>
          <w:b/>
          <w:bCs/>
          <w:lang w:val="en-US"/>
        </w:rPr>
        <w:t xml:space="preserve"> applied the</w:t>
      </w:r>
      <w:r w:rsidR="0008264A" w:rsidRPr="008607F0">
        <w:rPr>
          <w:rFonts w:ascii="Rubik" w:hAnsi="Rubik" w:cs="Rubik"/>
          <w:b/>
          <w:bCs/>
          <w:lang w:val="en-US"/>
        </w:rPr>
        <w:t xml:space="preserve"> hierarchical clustering algorithm of complete linkage </w:t>
      </w:r>
      <w:r w:rsidR="0008264A">
        <w:rPr>
          <w:rFonts w:ascii="Rubik" w:hAnsi="Rubik" w:cs="Rubik"/>
          <w:b/>
          <w:bCs/>
          <w:lang w:val="en-US"/>
        </w:rPr>
        <w:t>on</w:t>
      </w:r>
      <w:r w:rsidR="0008264A" w:rsidRPr="008607F0">
        <w:rPr>
          <w:rFonts w:ascii="Rubik" w:hAnsi="Rubik" w:cs="Rubik"/>
          <w:b/>
          <w:bCs/>
          <w:lang w:val="en-US"/>
        </w:rPr>
        <w:t xml:space="preserve"> the Jaccard distances to create the phylogeny. We colored the edges of the phylogeny by searching the edge (internal links in the phylogeny) between each pair of taxa, per article. We then summed the number of articles to obtain the total number of articles per edge. Jaccard distance was calculated using the function </w:t>
      </w:r>
      <w:proofErr w:type="spellStart"/>
      <w:r w:rsidR="0008264A" w:rsidRPr="008607F0">
        <w:rPr>
          <w:rFonts w:ascii="Rubik" w:hAnsi="Rubik" w:cs="Rubik"/>
          <w:b/>
          <w:bCs/>
          <w:i/>
          <w:iCs/>
          <w:lang w:val="en-US"/>
        </w:rPr>
        <w:t>vegdist</w:t>
      </w:r>
      <w:proofErr w:type="spellEnd"/>
      <w:r w:rsidR="0008264A" w:rsidRPr="008607F0">
        <w:rPr>
          <w:rFonts w:ascii="Rubik" w:hAnsi="Rubik" w:cs="Rubik"/>
          <w:b/>
          <w:bCs/>
          <w:i/>
          <w:iCs/>
          <w:lang w:val="en-US"/>
        </w:rPr>
        <w:t xml:space="preserve"> </w:t>
      </w:r>
      <w:r w:rsidR="0008264A" w:rsidRPr="008607F0">
        <w:rPr>
          <w:rFonts w:ascii="Rubik" w:hAnsi="Rubik" w:cs="Rubik"/>
          <w:b/>
          <w:bCs/>
          <w:lang w:val="en-US"/>
        </w:rPr>
        <w:t xml:space="preserve">of the </w:t>
      </w:r>
      <w:r w:rsidR="0008264A" w:rsidRPr="008607F0">
        <w:rPr>
          <w:rFonts w:ascii="Rubik" w:hAnsi="Rubik" w:cs="Rubik"/>
          <w:b/>
          <w:bCs/>
          <w:i/>
          <w:iCs/>
          <w:lang w:val="en-US"/>
        </w:rPr>
        <w:t xml:space="preserve">vegan </w:t>
      </w:r>
      <w:r w:rsidR="0008264A" w:rsidRPr="008607F0">
        <w:rPr>
          <w:rFonts w:ascii="Rubik" w:hAnsi="Rubik" w:cs="Rubik"/>
          <w:b/>
          <w:bCs/>
          <w:lang w:val="en-US"/>
        </w:rPr>
        <w:t xml:space="preserve">package, and the complete linkage clustering was obtained using the function </w:t>
      </w:r>
      <w:proofErr w:type="spellStart"/>
      <w:r w:rsidR="0008264A" w:rsidRPr="008607F0">
        <w:rPr>
          <w:rFonts w:ascii="Rubik" w:hAnsi="Rubik" w:cs="Rubik"/>
          <w:b/>
          <w:bCs/>
          <w:i/>
          <w:iCs/>
          <w:lang w:val="en-US"/>
        </w:rPr>
        <w:t>hclust</w:t>
      </w:r>
      <w:proofErr w:type="spellEnd"/>
      <w:r w:rsidR="0008264A" w:rsidRPr="008607F0">
        <w:rPr>
          <w:rFonts w:ascii="Rubik" w:hAnsi="Rubik" w:cs="Rubik"/>
          <w:b/>
          <w:bCs/>
          <w:lang w:val="en-US"/>
        </w:rPr>
        <w:t xml:space="preserve"> of the </w:t>
      </w:r>
      <w:r w:rsidR="0008264A" w:rsidRPr="008607F0">
        <w:rPr>
          <w:rFonts w:ascii="Rubik" w:hAnsi="Rubik" w:cs="Rubik"/>
          <w:b/>
          <w:bCs/>
          <w:i/>
          <w:iCs/>
          <w:lang w:val="en-US"/>
        </w:rPr>
        <w:t xml:space="preserve">stats </w:t>
      </w:r>
      <w:r w:rsidR="0008264A" w:rsidRPr="008607F0">
        <w:rPr>
          <w:rFonts w:ascii="Rubik" w:hAnsi="Rubik" w:cs="Rubik"/>
          <w:b/>
          <w:bCs/>
          <w:lang w:val="en-US"/>
        </w:rPr>
        <w:t>package</w:t>
      </w:r>
      <w:r w:rsidR="0008264A" w:rsidRPr="008607F0">
        <w:rPr>
          <w:rFonts w:ascii="Rubik" w:hAnsi="Rubik" w:cs="Rubik"/>
          <w:b/>
          <w:bCs/>
          <w:i/>
          <w:iCs/>
          <w:lang w:val="en-US"/>
        </w:rPr>
        <w:t xml:space="preserve">, </w:t>
      </w:r>
      <w:r w:rsidR="0008264A" w:rsidRPr="008607F0">
        <w:rPr>
          <w:rFonts w:ascii="Rubik" w:hAnsi="Rubik" w:cs="Rubik"/>
          <w:b/>
          <w:bCs/>
          <w:lang w:val="en-US"/>
        </w:rPr>
        <w:t xml:space="preserve">both in R programming environment. </w:t>
      </w:r>
      <w:r w:rsidR="0008264A" w:rsidRPr="008607F0">
        <w:rPr>
          <w:rFonts w:ascii="Rubik" w:hAnsi="Rubik" w:cs="Rubik"/>
          <w:b/>
          <w:lang w:val="en-US"/>
        </w:rPr>
        <w:t>Taxonomic nomenclature follows the NCBI (</w:t>
      </w:r>
      <w:r w:rsidR="0008264A" w:rsidRPr="008607F0">
        <w:rPr>
          <w:rFonts w:ascii="Rubik" w:hAnsi="Rubik" w:cs="Rubik"/>
          <w:b/>
          <w:i/>
          <w:iCs/>
          <w:lang w:val="en-US"/>
        </w:rPr>
        <w:t>National Center for Biotechnology Information</w:t>
      </w:r>
      <w:r w:rsidR="0008264A" w:rsidRPr="008607F0">
        <w:rPr>
          <w:rFonts w:ascii="Rubik" w:hAnsi="Rubik" w:cs="Rubik"/>
          <w:b/>
          <w:lang w:val="en-US"/>
        </w:rPr>
        <w:t>).</w:t>
      </w:r>
      <w:r w:rsidR="0008264A">
        <w:rPr>
          <w:rFonts w:ascii="Rubik" w:hAnsi="Rubik" w:cs="Rubik"/>
          <w:b/>
          <w:lang w:val="en-US"/>
        </w:rPr>
        <w:t xml:space="preserve"> </w:t>
      </w:r>
      <w:r w:rsidR="0008264A" w:rsidRPr="00E5273A">
        <w:rPr>
          <w:rFonts w:ascii="Rubik" w:hAnsi="Rubik" w:cs="Rubik"/>
          <w:b/>
          <w:lang w:val="en-US"/>
        </w:rPr>
        <w:t>The literature survey was conducted on Web of Science, on 08-06-2020.</w:t>
      </w:r>
    </w:p>
    <w:p w14:paraId="08573CA5" w14:textId="77777777" w:rsidR="0008264A" w:rsidRPr="00617BB8" w:rsidRDefault="0008264A" w:rsidP="00617BB8">
      <w:pPr>
        <w:spacing w:after="240" w:line="480" w:lineRule="auto"/>
        <w:rPr>
          <w:rFonts w:ascii="Rubik" w:hAnsi="Rubik" w:cs="Rubik"/>
          <w:b/>
          <w:bCs/>
          <w:sz w:val="24"/>
          <w:szCs w:val="24"/>
          <w:lang w:val="en-US"/>
        </w:rPr>
      </w:pPr>
    </w:p>
    <w:p w14:paraId="3DDC9E5C" w14:textId="166B9104" w:rsidR="000956F4" w:rsidRDefault="00A5464C" w:rsidP="00617BB8">
      <w:pPr>
        <w:spacing w:after="240" w:line="480" w:lineRule="auto"/>
        <w:rPr>
          <w:rFonts w:ascii="Rubik" w:hAnsi="Rubik" w:cs="Rubik"/>
          <w:b/>
          <w:bCs/>
          <w:sz w:val="24"/>
          <w:szCs w:val="24"/>
          <w:lang w:val="en-US"/>
        </w:rPr>
      </w:pPr>
      <w:commentRangeStart w:id="30"/>
      <w:r>
        <w:rPr>
          <w:noProof/>
        </w:rPr>
        <w:drawing>
          <wp:inline distT="0" distB="0" distL="0" distR="0" wp14:anchorId="69751BF6" wp14:editId="3D0347A3">
            <wp:extent cx="6413957" cy="27622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4577" cy="2762517"/>
                    </a:xfrm>
                    <a:prstGeom prst="rect">
                      <a:avLst/>
                    </a:prstGeom>
                    <a:noFill/>
                    <a:ln>
                      <a:noFill/>
                    </a:ln>
                  </pic:spPr>
                </pic:pic>
              </a:graphicData>
            </a:graphic>
          </wp:inline>
        </w:drawing>
      </w:r>
      <w:commentRangeEnd w:id="30"/>
      <w:r w:rsidR="003B6CD3">
        <w:rPr>
          <w:rStyle w:val="Refdecomentrio"/>
        </w:rPr>
        <w:commentReference w:id="30"/>
      </w:r>
    </w:p>
    <w:p w14:paraId="119D2CC7" w14:textId="329BB1BE" w:rsidR="006B2E4F" w:rsidRDefault="000956F4" w:rsidP="004D7B1F">
      <w:pPr>
        <w:spacing w:before="27" w:after="160" w:line="240" w:lineRule="auto"/>
        <w:ind w:right="-2"/>
        <w:jc w:val="both"/>
        <w:rPr>
          <w:rFonts w:ascii="Rubik" w:hAnsi="Rubik" w:cs="Rubik"/>
          <w:b/>
          <w:lang w:val="en-US"/>
        </w:rPr>
      </w:pPr>
      <w:r w:rsidRPr="004D7B1F">
        <w:rPr>
          <w:rFonts w:ascii="Rubik" w:hAnsi="Rubik" w:cs="Rubik"/>
          <w:b/>
          <w:bCs/>
          <w:lang w:val="en-US"/>
        </w:rPr>
        <w:t xml:space="preserve">Fig. </w:t>
      </w:r>
      <w:r w:rsidR="006B2E4F">
        <w:rPr>
          <w:rFonts w:ascii="Rubik" w:hAnsi="Rubik" w:cs="Rubik"/>
          <w:b/>
          <w:bCs/>
          <w:lang w:val="en-US"/>
        </w:rPr>
        <w:t>4</w:t>
      </w:r>
      <w:r w:rsidRPr="004D7B1F">
        <w:rPr>
          <w:rFonts w:ascii="Rubik" w:hAnsi="Rubik" w:cs="Rubik"/>
          <w:b/>
          <w:bCs/>
          <w:lang w:val="en-US"/>
        </w:rPr>
        <w:t xml:space="preserve">: </w:t>
      </w:r>
      <w:r w:rsidRPr="004D7B1F">
        <w:rPr>
          <w:rFonts w:ascii="Rubik" w:hAnsi="Rubik" w:cs="Rubik"/>
          <w:b/>
          <w:lang w:val="en-US"/>
        </w:rPr>
        <w:t>M</w:t>
      </w:r>
      <w:r w:rsidR="000F50D0" w:rsidRPr="004D7B1F">
        <w:rPr>
          <w:rFonts w:ascii="Rubik" w:hAnsi="Rubik" w:cs="Rubik"/>
          <w:b/>
          <w:lang w:val="en-US"/>
        </w:rPr>
        <w:t>ain research context</w:t>
      </w:r>
      <w:r w:rsidR="00523AF8" w:rsidRPr="004D7B1F">
        <w:rPr>
          <w:rFonts w:ascii="Rubik" w:hAnsi="Rubik" w:cs="Rubik"/>
          <w:b/>
          <w:lang w:val="en-US"/>
        </w:rPr>
        <w:t>s, analy</w:t>
      </w:r>
      <w:r w:rsidR="006B2E4F">
        <w:rPr>
          <w:rFonts w:ascii="Rubik" w:hAnsi="Rubik" w:cs="Rubik"/>
          <w:b/>
          <w:lang w:val="en-US"/>
        </w:rPr>
        <w:t xml:space="preserve">tical procedures </w:t>
      </w:r>
      <w:r w:rsidR="00523AF8" w:rsidRPr="004D7B1F">
        <w:rPr>
          <w:rFonts w:ascii="Rubik" w:hAnsi="Rubik" w:cs="Rubik"/>
          <w:b/>
          <w:lang w:val="en-US"/>
        </w:rPr>
        <w:t xml:space="preserve">and approaches </w:t>
      </w:r>
      <w:r w:rsidR="006B2E4F">
        <w:rPr>
          <w:rFonts w:ascii="Rubik" w:hAnsi="Rubik" w:cs="Rubik"/>
          <w:b/>
          <w:lang w:val="en-US"/>
        </w:rPr>
        <w:t xml:space="preserve">used in </w:t>
      </w:r>
      <w:r w:rsidR="00523AF8" w:rsidRPr="004D7B1F">
        <w:rPr>
          <w:rFonts w:ascii="Rubik" w:hAnsi="Rubik" w:cs="Rubik"/>
          <w:b/>
          <w:lang w:val="en-US"/>
        </w:rPr>
        <w:t>cross-taxa research in functional ecology. In A we show word clouds</w:t>
      </w:r>
      <w:r w:rsidR="004D0705">
        <w:rPr>
          <w:rFonts w:ascii="Rubik" w:hAnsi="Rubik" w:cs="Rubik"/>
          <w:b/>
          <w:lang w:val="en-US"/>
        </w:rPr>
        <w:t xml:space="preserve"> (</w:t>
      </w:r>
      <w:r w:rsidR="004D0705" w:rsidRPr="004D0705">
        <w:rPr>
          <w:rFonts w:ascii="Rubik" w:hAnsi="Rubik" w:cs="Rubik"/>
          <w:b/>
          <w:lang w:val="en-US"/>
        </w:rPr>
        <w:t xml:space="preserve">created by disassembling </w:t>
      </w:r>
      <w:r w:rsidR="006B2E4F">
        <w:rPr>
          <w:rFonts w:ascii="Rubik" w:hAnsi="Rubik" w:cs="Rubik"/>
          <w:b/>
          <w:lang w:val="en-US"/>
        </w:rPr>
        <w:t>collected</w:t>
      </w:r>
      <w:r w:rsidR="004D0705">
        <w:rPr>
          <w:rFonts w:ascii="Rubik" w:hAnsi="Rubik" w:cs="Rubik"/>
          <w:b/>
          <w:lang w:val="en-US"/>
        </w:rPr>
        <w:t xml:space="preserve"> data)</w:t>
      </w:r>
      <w:r w:rsidR="00523AF8" w:rsidRPr="004D7B1F">
        <w:rPr>
          <w:rFonts w:ascii="Rubik" w:hAnsi="Rubik" w:cs="Rubik"/>
          <w:b/>
          <w:lang w:val="en-US"/>
        </w:rPr>
        <w:t xml:space="preserve"> depicting the main research contexts</w:t>
      </w:r>
      <w:r w:rsidRPr="004D7B1F">
        <w:rPr>
          <w:rFonts w:ascii="Rubik" w:hAnsi="Rubik" w:cs="Rubik"/>
          <w:b/>
          <w:lang w:val="en-US"/>
        </w:rPr>
        <w:t xml:space="preserve"> and </w:t>
      </w:r>
      <w:r w:rsidR="006B2E4F">
        <w:rPr>
          <w:rFonts w:ascii="Rubik" w:hAnsi="Rubik" w:cs="Rubik"/>
          <w:b/>
          <w:lang w:val="en-US"/>
        </w:rPr>
        <w:t>analytical procedures</w:t>
      </w:r>
      <w:r w:rsidR="00523AF8" w:rsidRPr="004D7B1F">
        <w:rPr>
          <w:rFonts w:ascii="Rubik" w:hAnsi="Rubik" w:cs="Rubik"/>
          <w:b/>
          <w:lang w:val="en-US"/>
        </w:rPr>
        <w:t xml:space="preserve"> used in the research.</w:t>
      </w:r>
      <w:r w:rsidR="008C6B23">
        <w:rPr>
          <w:rFonts w:ascii="Rubik" w:hAnsi="Rubik" w:cs="Rubik"/>
          <w:b/>
          <w:lang w:val="en-US"/>
        </w:rPr>
        <w:t xml:space="preserve"> The minimum frequency to appear in the cloud was set to two times.</w:t>
      </w:r>
      <w:r w:rsidR="00523AF8" w:rsidRPr="004D7B1F">
        <w:rPr>
          <w:rFonts w:ascii="Rubik" w:hAnsi="Rubik" w:cs="Rubik"/>
          <w:b/>
          <w:lang w:val="en-US"/>
        </w:rPr>
        <w:t xml:space="preserve"> In B we show how often</w:t>
      </w:r>
      <w:r w:rsidRPr="004D7B1F">
        <w:rPr>
          <w:rFonts w:ascii="Rubik" w:hAnsi="Rubik" w:cs="Rubik"/>
          <w:b/>
          <w:lang w:val="en-US"/>
        </w:rPr>
        <w:t xml:space="preserve"> functionally analogous traits</w:t>
      </w:r>
      <w:r w:rsidR="006B2E4F">
        <w:rPr>
          <w:rFonts w:ascii="Rubik" w:hAnsi="Rubik" w:cs="Rubik"/>
          <w:b/>
          <w:lang w:val="en-US"/>
        </w:rPr>
        <w:t>,</w:t>
      </w:r>
      <w:r w:rsidRPr="004D7B1F">
        <w:rPr>
          <w:rFonts w:ascii="Rubik" w:hAnsi="Rubik" w:cs="Rubik"/>
          <w:b/>
          <w:lang w:val="en-US"/>
        </w:rPr>
        <w:t xml:space="preserve"> phylogenies (as would be expected in phylogenetic contrasts or explicit use of evolution)</w:t>
      </w:r>
      <w:r w:rsidR="00523AF8" w:rsidRPr="004D7B1F">
        <w:rPr>
          <w:rFonts w:ascii="Rubik" w:hAnsi="Rubik" w:cs="Rubik"/>
          <w:b/>
          <w:lang w:val="en-US"/>
        </w:rPr>
        <w:t xml:space="preserve"> </w:t>
      </w:r>
      <w:r w:rsidR="006B2E4F">
        <w:rPr>
          <w:rFonts w:ascii="Rubik" w:hAnsi="Rubik" w:cs="Rubik"/>
          <w:b/>
          <w:lang w:val="en-US"/>
        </w:rPr>
        <w:t xml:space="preserve">and abundance </w:t>
      </w:r>
      <w:r w:rsidR="00523AF8" w:rsidRPr="004D7B1F">
        <w:rPr>
          <w:rFonts w:ascii="Rubik" w:hAnsi="Rubik" w:cs="Rubik"/>
          <w:b/>
          <w:lang w:val="en-US"/>
        </w:rPr>
        <w:t xml:space="preserve">are used in the research. In C we show a Sankey plot </w:t>
      </w:r>
      <w:r w:rsidR="006B2E4F">
        <w:rPr>
          <w:rFonts w:ascii="Rubik" w:hAnsi="Rubik" w:cs="Rubik"/>
          <w:b/>
          <w:lang w:val="en-US"/>
        </w:rPr>
        <w:t xml:space="preserve">depicting the </w:t>
      </w:r>
      <w:r w:rsidR="00523AF8" w:rsidRPr="004D7B1F">
        <w:rPr>
          <w:rFonts w:ascii="Rubik" w:hAnsi="Rubik" w:cs="Rubik"/>
          <w:b/>
          <w:lang w:val="en-US"/>
        </w:rPr>
        <w:t xml:space="preserve">number of data entries (line width) that used </w:t>
      </w:r>
      <w:r w:rsidR="00520A36" w:rsidRPr="004D7B1F">
        <w:rPr>
          <w:rFonts w:ascii="Rubik" w:hAnsi="Rubik" w:cs="Rubik"/>
          <w:b/>
          <w:lang w:val="en-US"/>
        </w:rPr>
        <w:t>different</w:t>
      </w:r>
      <w:r w:rsidR="00523AF8" w:rsidRPr="004D7B1F">
        <w:rPr>
          <w:rFonts w:ascii="Rubik" w:hAnsi="Rubik" w:cs="Rubik"/>
          <w:b/>
          <w:lang w:val="en-US"/>
        </w:rPr>
        <w:t xml:space="preserve"> numbers of trait types (right labels) and functional approaches </w:t>
      </w:r>
      <w:r w:rsidR="00523AF8" w:rsidRPr="004D7B1F">
        <w:rPr>
          <w:rFonts w:ascii="Rubik" w:eastAsia="Times New Roman" w:hAnsi="Rubik" w:cs="Rubik"/>
          <w:b/>
          <w:lang w:val="en-US"/>
        </w:rPr>
        <w:t xml:space="preserve">(combine cross-taxa data, compare cross-taxa data, both approaches in a same </w:t>
      </w:r>
      <w:r w:rsidR="0055165C">
        <w:rPr>
          <w:rFonts w:ascii="Rubik" w:eastAsia="Times New Roman" w:hAnsi="Rubik" w:cs="Rubik"/>
          <w:b/>
          <w:lang w:val="en-US"/>
        </w:rPr>
        <w:t>article</w:t>
      </w:r>
      <w:r w:rsidR="00523AF8" w:rsidRPr="004D7B1F">
        <w:rPr>
          <w:rFonts w:ascii="Rubik" w:eastAsia="Times New Roman" w:hAnsi="Rubik" w:cs="Rubik"/>
          <w:b/>
          <w:lang w:val="en-US"/>
        </w:rPr>
        <w:t>)</w:t>
      </w:r>
      <w:r w:rsidRPr="004D7B1F">
        <w:rPr>
          <w:rFonts w:ascii="Rubik" w:hAnsi="Rubik" w:cs="Rubik"/>
          <w:b/>
          <w:lang w:val="en-US"/>
        </w:rPr>
        <w:t>.</w:t>
      </w:r>
      <w:r w:rsidR="00523AF8" w:rsidRPr="004D7B1F">
        <w:rPr>
          <w:rFonts w:ascii="Rubik" w:hAnsi="Rubik" w:cs="Rubik"/>
          <w:b/>
          <w:lang w:val="en-US"/>
        </w:rPr>
        <w:t xml:space="preserve"> </w:t>
      </w:r>
      <w:r w:rsidR="0055165C">
        <w:rPr>
          <w:rFonts w:ascii="Rubik" w:hAnsi="Rubik" w:cs="Rubik"/>
          <w:b/>
          <w:lang w:val="en-US"/>
        </w:rPr>
        <w:t xml:space="preserve">In C, we present the number of entries per functional approach </w:t>
      </w:r>
      <w:r w:rsidR="00A5464C">
        <w:rPr>
          <w:rFonts w:ascii="Rubik" w:hAnsi="Rubik" w:cs="Rubik"/>
          <w:b/>
          <w:lang w:val="en-US"/>
        </w:rPr>
        <w:t xml:space="preserve">and trait category </w:t>
      </w:r>
      <w:r w:rsidR="0055165C">
        <w:rPr>
          <w:rFonts w:ascii="Rubik" w:hAnsi="Rubik" w:cs="Rubik"/>
          <w:b/>
          <w:lang w:val="en-US"/>
        </w:rPr>
        <w:t>(</w:t>
      </w:r>
      <w:r w:rsidR="00A5464C" w:rsidRPr="00A5464C">
        <w:rPr>
          <w:rFonts w:ascii="Rubik" w:hAnsi="Rubik" w:cs="Rubik"/>
          <w:b/>
          <w:lang w:val="en-US"/>
        </w:rPr>
        <w:t>y</w:t>
      </w:r>
      <w:r w:rsidR="0055165C">
        <w:rPr>
          <w:rFonts w:ascii="Rubik" w:hAnsi="Rubik" w:cs="Rubik"/>
          <w:b/>
          <w:lang w:val="en-US"/>
        </w:rPr>
        <w:t xml:space="preserve"> axis </w:t>
      </w:r>
      <w:r w:rsidR="00A5464C">
        <w:rPr>
          <w:rFonts w:ascii="Rubik" w:hAnsi="Rubik" w:cs="Rubik"/>
          <w:b/>
          <w:lang w:val="en-US"/>
        </w:rPr>
        <w:t>of</w:t>
      </w:r>
      <w:r w:rsidR="0055165C">
        <w:rPr>
          <w:rFonts w:ascii="Rubik" w:hAnsi="Rubik" w:cs="Rubik"/>
          <w:b/>
          <w:lang w:val="en-US"/>
        </w:rPr>
        <w:t xml:space="preserve"> the left </w:t>
      </w:r>
      <w:r w:rsidR="00A5464C">
        <w:rPr>
          <w:rFonts w:ascii="Rubik" w:hAnsi="Rubik" w:cs="Rubik"/>
          <w:b/>
          <w:lang w:val="en-US"/>
        </w:rPr>
        <w:t xml:space="preserve">and right </w:t>
      </w:r>
      <w:r w:rsidR="0055165C">
        <w:rPr>
          <w:rFonts w:ascii="Rubik" w:hAnsi="Rubik" w:cs="Rubik"/>
          <w:b/>
          <w:lang w:val="en-US"/>
        </w:rPr>
        <w:t>side</w:t>
      </w:r>
      <w:r w:rsidR="00A5464C">
        <w:rPr>
          <w:rFonts w:ascii="Rubik" w:hAnsi="Rubik" w:cs="Rubik"/>
          <w:b/>
          <w:lang w:val="en-US"/>
        </w:rPr>
        <w:t>s</w:t>
      </w:r>
      <w:r w:rsidR="0055165C">
        <w:rPr>
          <w:rFonts w:ascii="Rubik" w:hAnsi="Rubik" w:cs="Rubik"/>
          <w:b/>
          <w:lang w:val="en-US"/>
        </w:rPr>
        <w:t xml:space="preserve">) because all bars </w:t>
      </w:r>
      <w:r w:rsidR="00A5464C">
        <w:rPr>
          <w:rFonts w:ascii="Rubik" w:hAnsi="Rubik" w:cs="Rubik"/>
          <w:b/>
          <w:lang w:val="en-US"/>
        </w:rPr>
        <w:t xml:space="preserve">in the left side </w:t>
      </w:r>
      <w:r w:rsidR="0055165C">
        <w:rPr>
          <w:rFonts w:ascii="Rubik" w:hAnsi="Rubik" w:cs="Rubik"/>
          <w:b/>
          <w:lang w:val="en-US"/>
        </w:rPr>
        <w:t xml:space="preserve">have the same size after standardization (i.e., they sum 100%). An animated version of this Sankey plot can be found in the GitHub of the first </w:t>
      </w:r>
      <w:commentRangeStart w:id="31"/>
      <w:r w:rsidR="0055165C">
        <w:rPr>
          <w:rFonts w:ascii="Rubik" w:hAnsi="Rubik" w:cs="Rubik"/>
          <w:b/>
          <w:lang w:val="en-US"/>
        </w:rPr>
        <w:t>author</w:t>
      </w:r>
      <w:commentRangeEnd w:id="31"/>
      <w:r w:rsidR="008B0318">
        <w:rPr>
          <w:rStyle w:val="Refdecomentrio"/>
        </w:rPr>
        <w:commentReference w:id="31"/>
      </w:r>
      <w:r w:rsidR="0055165C">
        <w:rPr>
          <w:rFonts w:ascii="Rubik" w:hAnsi="Rubik" w:cs="Rubik"/>
          <w:b/>
          <w:lang w:val="en-US"/>
        </w:rPr>
        <w:t>.</w:t>
      </w:r>
    </w:p>
    <w:p w14:paraId="2B06EC98" w14:textId="77777777" w:rsidR="006B2E4F" w:rsidRDefault="006B2E4F" w:rsidP="004D7B1F">
      <w:pPr>
        <w:spacing w:before="27" w:after="160" w:line="240" w:lineRule="auto"/>
        <w:ind w:right="-2"/>
        <w:jc w:val="both"/>
        <w:rPr>
          <w:rFonts w:ascii="Rubik" w:hAnsi="Rubik" w:cs="Rubik"/>
          <w:b/>
          <w:lang w:val="en-US"/>
        </w:rPr>
      </w:pPr>
    </w:p>
    <w:p w14:paraId="79A59408" w14:textId="419060D3" w:rsidR="006B2E4F" w:rsidRDefault="006B2E4F" w:rsidP="004D7B1F">
      <w:pPr>
        <w:spacing w:before="27" w:after="160" w:line="240" w:lineRule="auto"/>
        <w:ind w:right="-2"/>
        <w:jc w:val="both"/>
        <w:rPr>
          <w:rFonts w:ascii="Rubik" w:hAnsi="Rubik" w:cs="Rubik"/>
          <w:b/>
          <w:lang w:val="en-US"/>
        </w:rPr>
      </w:pPr>
    </w:p>
    <w:p w14:paraId="5ADF459C" w14:textId="5FED91ED" w:rsidR="006B2E4F" w:rsidRDefault="006B2E4F" w:rsidP="004D7B1F">
      <w:pPr>
        <w:spacing w:before="27" w:after="160" w:line="240" w:lineRule="auto"/>
        <w:ind w:right="-2"/>
        <w:jc w:val="both"/>
        <w:rPr>
          <w:rFonts w:ascii="Rubik" w:hAnsi="Rubik" w:cs="Rubik"/>
          <w:b/>
          <w:lang w:val="en-US"/>
        </w:rPr>
      </w:pPr>
    </w:p>
    <w:p w14:paraId="38041B6C" w14:textId="7D269923" w:rsidR="006B2E4F" w:rsidRDefault="00C5718D" w:rsidP="004D7B1F">
      <w:pPr>
        <w:spacing w:before="27" w:after="160" w:line="240" w:lineRule="auto"/>
        <w:ind w:right="-2"/>
        <w:jc w:val="both"/>
        <w:rPr>
          <w:rFonts w:ascii="Rubik" w:hAnsi="Rubik" w:cs="Rubik"/>
          <w:b/>
          <w:lang w:val="en-US"/>
        </w:rPr>
      </w:pPr>
      <w:r>
        <w:rPr>
          <w:noProof/>
        </w:rPr>
        <w:lastRenderedPageBreak/>
        <w:drawing>
          <wp:inline distT="0" distB="0" distL="0" distR="0" wp14:anchorId="5498FF3D" wp14:editId="212D92C9">
            <wp:extent cx="5943600" cy="27012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0C838601" w14:textId="2A80E9A8" w:rsidR="0002100A" w:rsidRPr="004D7B1F" w:rsidRDefault="006B2E4F" w:rsidP="004D7B1F">
      <w:pPr>
        <w:spacing w:before="27" w:after="160" w:line="240" w:lineRule="auto"/>
        <w:ind w:right="-2"/>
        <w:jc w:val="both"/>
        <w:rPr>
          <w:rFonts w:ascii="Rubik" w:hAnsi="Rubik" w:cs="Rubik"/>
          <w:b/>
          <w:lang w:val="en-US"/>
        </w:rPr>
      </w:pPr>
      <w:r>
        <w:rPr>
          <w:rFonts w:ascii="Rubik" w:hAnsi="Rubik" w:cs="Rubik"/>
          <w:b/>
          <w:lang w:val="en-US"/>
        </w:rPr>
        <w:t xml:space="preserve">Fig. </w:t>
      </w:r>
      <w:r w:rsidR="00A5257D">
        <w:rPr>
          <w:rFonts w:ascii="Rubik" w:hAnsi="Rubik" w:cs="Rubik"/>
          <w:b/>
          <w:lang w:val="en-US"/>
        </w:rPr>
        <w:t>5</w:t>
      </w:r>
      <w:r>
        <w:rPr>
          <w:rFonts w:ascii="Rubik" w:hAnsi="Rubik" w:cs="Rubik"/>
          <w:b/>
          <w:lang w:val="en-US"/>
        </w:rPr>
        <w:t>. T</w:t>
      </w:r>
      <w:r w:rsidR="00523AF8" w:rsidRPr="004D7B1F">
        <w:rPr>
          <w:rFonts w:ascii="Rubik" w:hAnsi="Rubik" w:cs="Rubik"/>
          <w:b/>
          <w:lang w:val="en-US"/>
        </w:rPr>
        <w:t xml:space="preserve">he relationship between the number of </w:t>
      </w:r>
      <w:r w:rsidR="00C86F4B">
        <w:rPr>
          <w:rFonts w:ascii="Rubik" w:hAnsi="Rubik" w:cs="Rubik"/>
          <w:b/>
          <w:lang w:val="en-US"/>
        </w:rPr>
        <w:t xml:space="preserve">trait categories and the number of </w:t>
      </w:r>
      <w:r w:rsidR="00523AF8" w:rsidRPr="004D7B1F">
        <w:rPr>
          <w:rFonts w:ascii="Rubik" w:hAnsi="Rubik" w:cs="Rubik"/>
          <w:b/>
          <w:lang w:val="en-US"/>
        </w:rPr>
        <w:t xml:space="preserve">taxa </w:t>
      </w:r>
      <w:r w:rsidR="00C86F4B">
        <w:rPr>
          <w:rFonts w:ascii="Rubik" w:hAnsi="Rubik" w:cs="Rubik"/>
          <w:b/>
          <w:lang w:val="en-US"/>
        </w:rPr>
        <w:t xml:space="preserve">(A) and mean pairwise taxonomic distance (MPD) between taxa within an article (B). In B, only articles with at least two taxa were analyzed. The line and confidence intervals were estimated through a </w:t>
      </w:r>
      <w:r w:rsidR="00E54CCC">
        <w:rPr>
          <w:rFonts w:ascii="Rubik" w:hAnsi="Rubik" w:cs="Rubik"/>
          <w:b/>
          <w:lang w:val="en-US"/>
        </w:rPr>
        <w:t xml:space="preserve">non-linear </w:t>
      </w:r>
      <w:r w:rsidR="000D67A1">
        <w:rPr>
          <w:rFonts w:ascii="Rubik" w:hAnsi="Rubik" w:cs="Rubik"/>
          <w:b/>
          <w:lang w:val="en-US"/>
        </w:rPr>
        <w:t xml:space="preserve">Poisson </w:t>
      </w:r>
      <w:r w:rsidR="00E54CCC">
        <w:rPr>
          <w:rFonts w:ascii="Rubik" w:hAnsi="Rubik" w:cs="Rubik"/>
          <w:b/>
          <w:lang w:val="en-US"/>
        </w:rPr>
        <w:t>model</w:t>
      </w:r>
      <w:r w:rsidR="00C86F4B">
        <w:rPr>
          <w:rFonts w:ascii="Rubik" w:hAnsi="Rubik" w:cs="Rubik"/>
          <w:b/>
          <w:lang w:val="en-US"/>
        </w:rPr>
        <w:t xml:space="preserve"> with </w:t>
      </w:r>
      <w:r w:rsidR="005842A3">
        <w:rPr>
          <w:rFonts w:ascii="Rubik" w:hAnsi="Rubik" w:cs="Rubik"/>
          <w:b/>
          <w:lang w:val="en-US"/>
        </w:rPr>
        <w:t>third order polynomial of the number of taxa and MPD</w:t>
      </w:r>
      <w:r w:rsidR="00523AF8" w:rsidRPr="004D7B1F">
        <w:rPr>
          <w:rFonts w:ascii="Rubik" w:hAnsi="Rubik" w:cs="Rubik"/>
          <w:b/>
          <w:lang w:val="en-US"/>
        </w:rPr>
        <w:t>.</w:t>
      </w:r>
      <w:r w:rsidR="00E54CCC">
        <w:rPr>
          <w:rFonts w:ascii="Rubik" w:hAnsi="Rubik" w:cs="Rubik"/>
          <w:b/>
          <w:lang w:val="en-US"/>
        </w:rPr>
        <w:t xml:space="preserve"> The shaded area depicts the 95% confidence interval around the non-linear trend.</w:t>
      </w:r>
      <w:r w:rsidR="00E5273A" w:rsidRPr="00E5273A">
        <w:t xml:space="preserve"> </w:t>
      </w:r>
      <w:r w:rsidR="00E5273A" w:rsidRPr="00E5273A">
        <w:rPr>
          <w:rFonts w:ascii="Rubik" w:hAnsi="Rubik" w:cs="Rubik"/>
          <w:b/>
          <w:lang w:val="en-US"/>
        </w:rPr>
        <w:t xml:space="preserve">The literature survey was conducted on </w:t>
      </w:r>
      <w:r w:rsidR="00667F0D">
        <w:rPr>
          <w:rFonts w:ascii="Rubik" w:hAnsi="Rubik" w:cs="Rubik"/>
          <w:b/>
          <w:lang w:val="en-US"/>
        </w:rPr>
        <w:t xml:space="preserve">Clarivate Analytics </w:t>
      </w:r>
      <w:r w:rsidR="00E5273A" w:rsidRPr="00E5273A">
        <w:rPr>
          <w:rFonts w:ascii="Rubik" w:hAnsi="Rubik" w:cs="Rubik"/>
          <w:b/>
          <w:lang w:val="en-US"/>
        </w:rPr>
        <w:t>Web of Science, on 08-06-2020.</w:t>
      </w:r>
    </w:p>
    <w:p w14:paraId="34C4C54B" w14:textId="77777777" w:rsidR="00E41D91" w:rsidRPr="00E5273A" w:rsidRDefault="00E41D91" w:rsidP="00617BB8">
      <w:pPr>
        <w:spacing w:line="480" w:lineRule="auto"/>
        <w:rPr>
          <w:rFonts w:ascii="Rubik" w:eastAsia="Times New Roman" w:hAnsi="Rubik" w:cs="Rubik"/>
          <w:b/>
          <w:sz w:val="24"/>
          <w:szCs w:val="24"/>
          <w:lang w:val="en-US"/>
        </w:rPr>
      </w:pPr>
    </w:p>
    <w:p w14:paraId="0F9A64F2" w14:textId="4579724D" w:rsidR="00E41D91" w:rsidRPr="00E5273A" w:rsidRDefault="00E41D91" w:rsidP="00617BB8">
      <w:pPr>
        <w:spacing w:after="240" w:line="480" w:lineRule="auto"/>
        <w:rPr>
          <w:rFonts w:ascii="Rubik" w:eastAsia="Times New Roman" w:hAnsi="Rubik" w:cs="Rubik"/>
          <w:sz w:val="24"/>
          <w:szCs w:val="24"/>
          <w:lang w:val="en-US"/>
        </w:rPr>
      </w:pPr>
    </w:p>
    <w:p w14:paraId="5F22CD6F" w14:textId="6ED87F2E" w:rsidR="00520A36" w:rsidRDefault="00520A36" w:rsidP="00617BB8">
      <w:pPr>
        <w:spacing w:after="240" w:line="480" w:lineRule="auto"/>
        <w:rPr>
          <w:rFonts w:ascii="Rubik" w:eastAsia="Times New Roman" w:hAnsi="Rubik" w:cs="Rubik"/>
          <w:sz w:val="24"/>
          <w:szCs w:val="24"/>
          <w:lang w:val="en-US"/>
        </w:rPr>
      </w:pPr>
    </w:p>
    <w:p w14:paraId="0293E72C" w14:textId="36C45E12" w:rsidR="00C86F4B" w:rsidRDefault="00C86F4B" w:rsidP="00617BB8">
      <w:pPr>
        <w:spacing w:after="240" w:line="480" w:lineRule="auto"/>
        <w:rPr>
          <w:rFonts w:ascii="Rubik" w:eastAsia="Times New Roman" w:hAnsi="Rubik" w:cs="Rubik"/>
          <w:sz w:val="24"/>
          <w:szCs w:val="24"/>
          <w:lang w:val="en-US"/>
        </w:rPr>
      </w:pPr>
    </w:p>
    <w:p w14:paraId="265999BB" w14:textId="325F6A38" w:rsidR="00C86F4B" w:rsidRDefault="00C86F4B" w:rsidP="00617BB8">
      <w:pPr>
        <w:spacing w:after="240" w:line="480" w:lineRule="auto"/>
        <w:rPr>
          <w:rFonts w:ascii="Rubik" w:eastAsia="Times New Roman" w:hAnsi="Rubik" w:cs="Rubik"/>
          <w:sz w:val="24"/>
          <w:szCs w:val="24"/>
          <w:lang w:val="en-US"/>
        </w:rPr>
      </w:pPr>
    </w:p>
    <w:p w14:paraId="117AA86F" w14:textId="1DD9E27F" w:rsidR="00C86F4B" w:rsidRDefault="00C86F4B" w:rsidP="00617BB8">
      <w:pPr>
        <w:spacing w:after="240" w:line="480" w:lineRule="auto"/>
        <w:rPr>
          <w:rFonts w:ascii="Rubik" w:eastAsia="Times New Roman" w:hAnsi="Rubik" w:cs="Rubik"/>
          <w:sz w:val="24"/>
          <w:szCs w:val="24"/>
          <w:lang w:val="en-US"/>
        </w:rPr>
      </w:pPr>
    </w:p>
    <w:p w14:paraId="4AD2DA68" w14:textId="77777777" w:rsidR="00C86F4B" w:rsidRPr="00E5273A" w:rsidRDefault="00C86F4B" w:rsidP="00617BB8">
      <w:pPr>
        <w:spacing w:after="240" w:line="480" w:lineRule="auto"/>
        <w:rPr>
          <w:rFonts w:ascii="Rubik" w:eastAsia="Times New Roman" w:hAnsi="Rubik" w:cs="Rubik"/>
          <w:sz w:val="24"/>
          <w:szCs w:val="24"/>
          <w:lang w:val="en-US"/>
        </w:rPr>
      </w:pPr>
    </w:p>
    <w:p w14:paraId="30EAA3BC" w14:textId="77777777" w:rsidR="00520A36" w:rsidRPr="00E5273A" w:rsidRDefault="00520A36" w:rsidP="00617BB8">
      <w:pPr>
        <w:spacing w:after="240" w:line="480" w:lineRule="auto"/>
        <w:rPr>
          <w:rFonts w:ascii="Rubik" w:hAnsi="Rubik" w:cs="Rubik"/>
          <w:b/>
          <w:sz w:val="24"/>
          <w:szCs w:val="24"/>
          <w:lang w:val="en-US"/>
        </w:rPr>
      </w:pPr>
    </w:p>
    <w:p w14:paraId="2565D97A" w14:textId="77777777" w:rsidR="00C92456" w:rsidRDefault="00C92456" w:rsidP="00617BB8">
      <w:pPr>
        <w:spacing w:after="240" w:line="480" w:lineRule="auto"/>
        <w:rPr>
          <w:rFonts w:ascii="Rubik" w:hAnsi="Rubik" w:cs="Rubik"/>
          <w:sz w:val="24"/>
          <w:szCs w:val="24"/>
          <w:lang w:val="en-US"/>
        </w:rPr>
        <w:sectPr w:rsidR="00C92456" w:rsidSect="0043617F">
          <w:pgSz w:w="12240" w:h="15840"/>
          <w:pgMar w:top="1440" w:right="1440" w:bottom="1440" w:left="1440" w:header="720" w:footer="720" w:gutter="0"/>
          <w:lnNumType w:countBy="1" w:restart="continuous"/>
          <w:pgNumType w:start="1"/>
          <w:cols w:space="720"/>
          <w:docGrid w:linePitch="299"/>
        </w:sectPr>
      </w:pPr>
    </w:p>
    <w:p w14:paraId="188ACDC7" w14:textId="32937B28" w:rsidR="00E41D91" w:rsidRPr="0055165C" w:rsidRDefault="00C92456" w:rsidP="00617BB8">
      <w:pPr>
        <w:spacing w:after="240" w:line="480" w:lineRule="auto"/>
        <w:rPr>
          <w:rFonts w:ascii="Rubik" w:hAnsi="Rubik" w:cs="Rubik"/>
          <w:b/>
          <w:bCs/>
          <w:sz w:val="24"/>
          <w:szCs w:val="24"/>
          <w:lang w:val="en-US"/>
        </w:rPr>
      </w:pPr>
      <w:r w:rsidRPr="0055165C">
        <w:rPr>
          <w:rFonts w:ascii="Rubik" w:hAnsi="Rubik" w:cs="Rubik"/>
          <w:b/>
          <w:bCs/>
          <w:sz w:val="24"/>
          <w:szCs w:val="24"/>
          <w:lang w:val="en-US"/>
        </w:rPr>
        <w:lastRenderedPageBreak/>
        <w:t>Discussion</w:t>
      </w:r>
    </w:p>
    <w:p w14:paraId="302AFB9D" w14:textId="77777777" w:rsidR="004F2264" w:rsidRDefault="0027773F" w:rsidP="00617BB8">
      <w:pPr>
        <w:spacing w:after="240" w:line="480" w:lineRule="auto"/>
        <w:rPr>
          <w:ins w:id="32" w:author="André Luís Luza" w:date="2022-01-25T16:26:00Z"/>
          <w:rFonts w:ascii="Rubik" w:hAnsi="Rubik" w:cs="Rubik"/>
          <w:sz w:val="24"/>
          <w:szCs w:val="24"/>
          <w:lang w:val="en-US"/>
        </w:rPr>
      </w:pPr>
      <w:ins w:id="33" w:author="André Luís Luza" w:date="2022-01-25T16:22:00Z">
        <w:r>
          <w:rPr>
            <w:rFonts w:ascii="Rubik" w:hAnsi="Rubik" w:cs="Rubik"/>
            <w:sz w:val="24"/>
            <w:szCs w:val="24"/>
            <w:lang w:val="en-US"/>
          </w:rPr>
          <w:t xml:space="preserve">Functional ecology </w:t>
        </w:r>
      </w:ins>
      <w:ins w:id="34" w:author="André Luís Luza" w:date="2022-01-25T16:19:00Z">
        <w:r>
          <w:rPr>
            <w:rFonts w:ascii="Rubik" w:hAnsi="Rubik" w:cs="Rubik"/>
            <w:sz w:val="24"/>
            <w:szCs w:val="24"/>
            <w:lang w:val="en-US"/>
          </w:rPr>
          <w:t xml:space="preserve">research is much more concerned with ecological processes rather than patterns; </w:t>
        </w:r>
      </w:ins>
      <w:ins w:id="35" w:author="André Luís Luza" w:date="2022-01-25T16:22:00Z">
        <w:r>
          <w:rPr>
            <w:rFonts w:ascii="Rubik" w:hAnsi="Rubik" w:cs="Rubik"/>
            <w:sz w:val="24"/>
            <w:szCs w:val="24"/>
            <w:lang w:val="en-US"/>
          </w:rPr>
          <w:t>they are</w:t>
        </w:r>
      </w:ins>
      <w:ins w:id="36" w:author="André Luís Luza" w:date="2022-01-25T16:19:00Z">
        <w:r>
          <w:rPr>
            <w:rFonts w:ascii="Rubik" w:hAnsi="Rubik" w:cs="Rubik"/>
            <w:sz w:val="24"/>
            <w:szCs w:val="24"/>
            <w:lang w:val="en-US"/>
          </w:rPr>
          <w:t xml:space="preserve"> generally addressed and inferred by interpreting variation in organismal traits (Bellwood et al. 2019, Tavares et al. 2019). </w:t>
        </w:r>
      </w:ins>
      <w:r w:rsidR="00DA5663">
        <w:rPr>
          <w:rFonts w:ascii="Rubik" w:hAnsi="Rubik" w:cs="Rubik"/>
          <w:sz w:val="24"/>
          <w:szCs w:val="24"/>
        </w:rPr>
        <w:t>T</w:t>
      </w:r>
      <w:r w:rsidR="00DA5663" w:rsidRPr="00617BB8">
        <w:rPr>
          <w:rFonts w:ascii="Rubik" w:hAnsi="Rubik" w:cs="Rubik"/>
          <w:sz w:val="24"/>
          <w:szCs w:val="24"/>
        </w:rPr>
        <w:t xml:space="preserve">he challenge </w:t>
      </w:r>
      <w:r w:rsidR="00DA5663">
        <w:rPr>
          <w:rFonts w:ascii="Rubik" w:hAnsi="Rubik" w:cs="Rubik"/>
          <w:sz w:val="24"/>
          <w:szCs w:val="24"/>
        </w:rPr>
        <w:t xml:space="preserve">of functional ecologists </w:t>
      </w:r>
      <w:r w:rsidR="00DA5663" w:rsidRPr="00617BB8">
        <w:rPr>
          <w:rFonts w:ascii="Rubik" w:hAnsi="Rubik" w:cs="Rubik"/>
          <w:sz w:val="24"/>
          <w:szCs w:val="24"/>
        </w:rPr>
        <w:t xml:space="preserve">is </w:t>
      </w:r>
      <w:r w:rsidR="00DA5663">
        <w:rPr>
          <w:rFonts w:ascii="Rubik" w:hAnsi="Rubik" w:cs="Rubik"/>
          <w:sz w:val="24"/>
          <w:szCs w:val="24"/>
        </w:rPr>
        <w:t xml:space="preserve">to </w:t>
      </w:r>
      <w:r w:rsidR="00DA5663" w:rsidRPr="00617BB8">
        <w:rPr>
          <w:rFonts w:ascii="Rubik" w:hAnsi="Rubik" w:cs="Rubik"/>
          <w:sz w:val="24"/>
          <w:szCs w:val="24"/>
        </w:rPr>
        <w:t>find</w:t>
      </w:r>
      <w:r w:rsidR="00DA5663">
        <w:rPr>
          <w:rFonts w:ascii="Rubik" w:hAnsi="Rubik" w:cs="Rubik"/>
          <w:sz w:val="24"/>
          <w:szCs w:val="24"/>
        </w:rPr>
        <w:t xml:space="preserve"> </w:t>
      </w:r>
      <w:r w:rsidR="00DA5663" w:rsidRPr="00617BB8">
        <w:rPr>
          <w:rFonts w:ascii="Rubik" w:hAnsi="Rubik" w:cs="Rubik"/>
          <w:sz w:val="24"/>
          <w:szCs w:val="24"/>
        </w:rPr>
        <w:t xml:space="preserve">emergent properties of whole communities and ecosystems by crossing the borders of taxonomy </w:t>
      </w:r>
      <w:del w:id="37" w:author="André Luís Luza" w:date="2022-01-25T15:01:00Z">
        <w:r w:rsidR="00DA5663" w:rsidRPr="00617BB8" w:rsidDel="007D55F9">
          <w:rPr>
            <w:rFonts w:ascii="Rubik" w:hAnsi="Rubik" w:cs="Rubik"/>
            <w:sz w:val="24"/>
            <w:szCs w:val="24"/>
          </w:rPr>
          <w:delText xml:space="preserve">and analyzing functionally analogous traits across taxa </w:delText>
        </w:r>
      </w:del>
      <w:r w:rsidR="00DA5663" w:rsidRPr="00617BB8">
        <w:rPr>
          <w:rFonts w:ascii="Rubik" w:hAnsi="Rubik" w:cs="Rubik"/>
          <w:sz w:val="24"/>
          <w:szCs w:val="24"/>
        </w:rPr>
        <w:t xml:space="preserve">(Weiss &amp; Ray </w:t>
      </w:r>
      <w:commentRangeStart w:id="38"/>
      <w:r w:rsidR="00DA5663" w:rsidRPr="00617BB8">
        <w:rPr>
          <w:rFonts w:ascii="Rubik" w:hAnsi="Rubik" w:cs="Rubik"/>
          <w:sz w:val="24"/>
          <w:szCs w:val="24"/>
        </w:rPr>
        <w:t>2019</w:t>
      </w:r>
      <w:commentRangeEnd w:id="38"/>
      <w:r w:rsidR="00DA5663" w:rsidRPr="00617BB8">
        <w:rPr>
          <w:rStyle w:val="Refdecomentrio"/>
          <w:rFonts w:ascii="Rubik" w:hAnsi="Rubik" w:cs="Rubik"/>
          <w:sz w:val="24"/>
          <w:szCs w:val="24"/>
        </w:rPr>
        <w:commentReference w:id="38"/>
      </w:r>
      <w:ins w:id="39" w:author="André Luís Luza" w:date="2022-01-25T15:01:00Z">
        <w:r w:rsidR="007D55F9">
          <w:rPr>
            <w:rFonts w:ascii="Rubik" w:hAnsi="Rubik" w:cs="Rubik"/>
            <w:sz w:val="24"/>
            <w:szCs w:val="24"/>
          </w:rPr>
          <w:t>, Aubin et al. 2013</w:t>
        </w:r>
      </w:ins>
      <w:r w:rsidR="00DA5663" w:rsidRPr="00617BB8">
        <w:rPr>
          <w:rFonts w:ascii="Rubik" w:hAnsi="Rubik" w:cs="Rubik"/>
          <w:sz w:val="24"/>
          <w:szCs w:val="24"/>
        </w:rPr>
        <w:t xml:space="preserve">). </w:t>
      </w:r>
      <w:del w:id="40" w:author="André Luís Luza" w:date="2022-01-25T16:19:00Z">
        <w:r w:rsidR="009101A1" w:rsidDel="0027773F">
          <w:rPr>
            <w:rFonts w:ascii="Rubik" w:hAnsi="Rubik" w:cs="Rubik"/>
            <w:sz w:val="24"/>
            <w:szCs w:val="24"/>
            <w:lang w:val="en-US"/>
          </w:rPr>
          <w:delText xml:space="preserve">Cross-taxa research in functional ecology has some </w:delText>
        </w:r>
        <w:r w:rsidR="006F0DC2" w:rsidDel="0027773F">
          <w:rPr>
            <w:rFonts w:ascii="Rubik" w:hAnsi="Rubik" w:cs="Rubik"/>
            <w:sz w:val="24"/>
            <w:szCs w:val="24"/>
            <w:lang w:val="en-US"/>
          </w:rPr>
          <w:delText xml:space="preserve">peculiarities </w:delText>
        </w:r>
        <w:r w:rsidR="009101A1" w:rsidDel="0027773F">
          <w:rPr>
            <w:rFonts w:ascii="Rubik" w:hAnsi="Rubik" w:cs="Rubik"/>
            <w:sz w:val="24"/>
            <w:szCs w:val="24"/>
            <w:lang w:val="en-US"/>
          </w:rPr>
          <w:delText xml:space="preserve">relative to overall research in ecology. First, this field of research is much more concerned with </w:delText>
        </w:r>
        <w:r w:rsidR="00B61FFF" w:rsidDel="0027773F">
          <w:rPr>
            <w:rFonts w:ascii="Rubik" w:hAnsi="Rubik" w:cs="Rubik"/>
            <w:sz w:val="24"/>
            <w:szCs w:val="24"/>
            <w:lang w:val="en-US"/>
          </w:rPr>
          <w:delText xml:space="preserve">ecological </w:delText>
        </w:r>
        <w:r w:rsidR="009101A1" w:rsidDel="0027773F">
          <w:rPr>
            <w:rFonts w:ascii="Rubik" w:hAnsi="Rubik" w:cs="Rubik"/>
            <w:sz w:val="24"/>
            <w:szCs w:val="24"/>
            <w:lang w:val="en-US"/>
          </w:rPr>
          <w:delText xml:space="preserve">processes rather than patterns; </w:delText>
        </w:r>
      </w:del>
      <w:del w:id="41" w:author="André Luís Luza" w:date="2022-01-25T15:01:00Z">
        <w:r w:rsidR="006F0DC2" w:rsidDel="007D55F9">
          <w:rPr>
            <w:rFonts w:ascii="Rubik" w:hAnsi="Rubik" w:cs="Rubik"/>
            <w:sz w:val="24"/>
            <w:szCs w:val="24"/>
            <w:lang w:val="en-US"/>
          </w:rPr>
          <w:delText>in this field of research the</w:delText>
        </w:r>
      </w:del>
      <w:del w:id="42" w:author="André Luís Luza" w:date="2022-01-25T16:19:00Z">
        <w:r w:rsidR="006F0DC2" w:rsidDel="0027773F">
          <w:rPr>
            <w:rFonts w:ascii="Rubik" w:hAnsi="Rubik" w:cs="Rubik"/>
            <w:sz w:val="24"/>
            <w:szCs w:val="24"/>
            <w:lang w:val="en-US"/>
          </w:rPr>
          <w:delText xml:space="preserve"> </w:delText>
        </w:r>
        <w:r w:rsidR="009101A1" w:rsidDel="0027773F">
          <w:rPr>
            <w:rFonts w:ascii="Rubik" w:hAnsi="Rubik" w:cs="Rubik"/>
            <w:sz w:val="24"/>
            <w:szCs w:val="24"/>
            <w:lang w:val="en-US"/>
          </w:rPr>
          <w:delText xml:space="preserve">processes are </w:delText>
        </w:r>
        <w:r w:rsidR="006F0DC2" w:rsidDel="0027773F">
          <w:rPr>
            <w:rFonts w:ascii="Rubik" w:hAnsi="Rubik" w:cs="Rubik"/>
            <w:sz w:val="24"/>
            <w:szCs w:val="24"/>
            <w:lang w:val="en-US"/>
          </w:rPr>
          <w:delText xml:space="preserve">generally </w:delText>
        </w:r>
        <w:r w:rsidR="009101A1" w:rsidDel="0027773F">
          <w:rPr>
            <w:rFonts w:ascii="Rubik" w:hAnsi="Rubik" w:cs="Rubik"/>
            <w:sz w:val="24"/>
            <w:szCs w:val="24"/>
            <w:lang w:val="en-US"/>
          </w:rPr>
          <w:delText xml:space="preserve">addressed </w:delText>
        </w:r>
        <w:r w:rsidR="006F0DC2" w:rsidDel="0027773F">
          <w:rPr>
            <w:rFonts w:ascii="Rubik" w:hAnsi="Rubik" w:cs="Rubik"/>
            <w:sz w:val="24"/>
            <w:szCs w:val="24"/>
            <w:lang w:val="en-US"/>
          </w:rPr>
          <w:delText xml:space="preserve">and inferred by interpreting variation in </w:delText>
        </w:r>
        <w:r w:rsidR="009101A1" w:rsidDel="0027773F">
          <w:rPr>
            <w:rFonts w:ascii="Rubik" w:hAnsi="Rubik" w:cs="Rubik"/>
            <w:sz w:val="24"/>
            <w:szCs w:val="24"/>
            <w:lang w:val="en-US"/>
          </w:rPr>
          <w:delText>organism</w:delText>
        </w:r>
        <w:r w:rsidR="006F0DC2" w:rsidDel="0027773F">
          <w:rPr>
            <w:rFonts w:ascii="Rubik" w:hAnsi="Rubik" w:cs="Rubik"/>
            <w:sz w:val="24"/>
            <w:szCs w:val="24"/>
            <w:lang w:val="en-US"/>
          </w:rPr>
          <w:delText>al</w:delText>
        </w:r>
        <w:r w:rsidR="009101A1" w:rsidDel="0027773F">
          <w:rPr>
            <w:rFonts w:ascii="Rubik" w:hAnsi="Rubik" w:cs="Rubik"/>
            <w:sz w:val="24"/>
            <w:szCs w:val="24"/>
            <w:lang w:val="en-US"/>
          </w:rPr>
          <w:delText xml:space="preserve"> traits (Bellwood et al. 2019, Tavares et al. 2019).</w:delText>
        </w:r>
        <w:r w:rsidR="006F0DC2" w:rsidDel="0027773F">
          <w:rPr>
            <w:rFonts w:ascii="Rubik" w:hAnsi="Rubik" w:cs="Rubik"/>
            <w:sz w:val="24"/>
            <w:szCs w:val="24"/>
            <w:lang w:val="en-US"/>
          </w:rPr>
          <w:delText xml:space="preserve"> </w:delText>
        </w:r>
      </w:del>
      <w:ins w:id="43" w:author="André Luís Luza" w:date="2022-01-25T16:20:00Z">
        <w:r>
          <w:rPr>
            <w:rFonts w:ascii="Rubik" w:hAnsi="Rubik" w:cs="Rubik"/>
            <w:sz w:val="24"/>
            <w:szCs w:val="24"/>
            <w:lang w:val="en-US"/>
          </w:rPr>
          <w:t xml:space="preserve"> </w:t>
        </w:r>
      </w:ins>
    </w:p>
    <w:p w14:paraId="7F07C5A0" w14:textId="77777777" w:rsidR="004F2264" w:rsidRDefault="004F2264" w:rsidP="00617BB8">
      <w:pPr>
        <w:spacing w:after="240" w:line="480" w:lineRule="auto"/>
        <w:rPr>
          <w:ins w:id="44" w:author="André Luís Luza" w:date="2022-01-25T16:26:00Z"/>
          <w:rFonts w:ascii="Rubik" w:hAnsi="Rubik" w:cs="Rubik"/>
          <w:sz w:val="24"/>
          <w:szCs w:val="24"/>
          <w:lang w:val="en-US"/>
        </w:rPr>
      </w:pPr>
    </w:p>
    <w:p w14:paraId="66C95549" w14:textId="77777777" w:rsidR="004F2264" w:rsidRDefault="0027773F" w:rsidP="00617BB8">
      <w:pPr>
        <w:spacing w:after="240" w:line="480" w:lineRule="auto"/>
        <w:rPr>
          <w:ins w:id="45" w:author="André Luís Luza" w:date="2022-01-25T16:26:00Z"/>
          <w:rFonts w:ascii="Rubik" w:hAnsi="Rubik" w:cs="Rubik"/>
          <w:sz w:val="24"/>
          <w:szCs w:val="24"/>
          <w:lang w:val="en-US"/>
        </w:rPr>
      </w:pPr>
      <w:ins w:id="46" w:author="André Luís Luza" w:date="2022-01-25T16:21:00Z">
        <w:r>
          <w:rPr>
            <w:rFonts w:ascii="Rubik" w:hAnsi="Rubik" w:cs="Rubik"/>
            <w:sz w:val="24"/>
            <w:szCs w:val="24"/>
            <w:lang w:val="en-US"/>
          </w:rPr>
          <w:t xml:space="preserve">We </w:t>
        </w:r>
      </w:ins>
      <w:proofErr w:type="spellStart"/>
      <w:ins w:id="47" w:author="André Luís Luza" w:date="2022-01-25T16:20:00Z">
        <w:r>
          <w:rPr>
            <w:rFonts w:ascii="Rubik" w:hAnsi="Rubik" w:cs="Rubik"/>
            <w:sz w:val="24"/>
            <w:szCs w:val="24"/>
            <w:lang w:val="en-US"/>
          </w:rPr>
          <w:t>Movng</w:t>
        </w:r>
        <w:proofErr w:type="spellEnd"/>
        <w:r>
          <w:rPr>
            <w:rFonts w:ascii="Rubik" w:hAnsi="Rubik" w:cs="Rubik"/>
            <w:sz w:val="24"/>
            <w:szCs w:val="24"/>
            <w:lang w:val="en-US"/>
          </w:rPr>
          <w:t xml:space="preserve"> from single to multiple taxa research</w:t>
        </w:r>
      </w:ins>
      <w:ins w:id="48" w:author="André Luís Luza" w:date="2022-01-25T16:21:00Z">
        <w:r>
          <w:rPr>
            <w:rFonts w:ascii="Rubik" w:hAnsi="Rubik" w:cs="Rubik"/>
            <w:sz w:val="24"/>
            <w:szCs w:val="24"/>
            <w:lang w:val="en-US"/>
          </w:rPr>
          <w:t xml:space="preserve"> --- </w:t>
        </w:r>
      </w:ins>
    </w:p>
    <w:p w14:paraId="45612F3E" w14:textId="286932A9" w:rsidR="0027773F" w:rsidRDefault="0027773F" w:rsidP="00617BB8">
      <w:pPr>
        <w:spacing w:after="240" w:line="480" w:lineRule="auto"/>
        <w:rPr>
          <w:ins w:id="49" w:author="André Luís Luza" w:date="2022-01-25T16:21:00Z"/>
          <w:rFonts w:ascii="Rubik" w:hAnsi="Rubik" w:cs="Rubik"/>
          <w:sz w:val="24"/>
          <w:szCs w:val="24"/>
          <w:lang w:val="en-US"/>
        </w:rPr>
      </w:pPr>
      <w:ins w:id="50" w:author="André Luís Luza" w:date="2022-01-25T16:21:00Z">
        <w:r>
          <w:rPr>
            <w:rFonts w:ascii="Rubik" w:hAnsi="Rubik" w:cs="Rubik"/>
            <w:sz w:val="24"/>
            <w:szCs w:val="24"/>
            <w:lang w:val="en-US"/>
          </w:rPr>
          <w:t>multiple to truly cross taxa</w:t>
        </w:r>
      </w:ins>
    </w:p>
    <w:p w14:paraId="032AE684" w14:textId="77777777" w:rsidR="0027773F" w:rsidRDefault="0027773F" w:rsidP="00617BB8">
      <w:pPr>
        <w:spacing w:after="240" w:line="480" w:lineRule="auto"/>
        <w:rPr>
          <w:ins w:id="51" w:author="André Luís Luza" w:date="2022-01-25T16:20:00Z"/>
          <w:rFonts w:ascii="Rubik" w:hAnsi="Rubik" w:cs="Rubik"/>
          <w:sz w:val="24"/>
          <w:szCs w:val="24"/>
          <w:lang w:val="en-US"/>
        </w:rPr>
      </w:pPr>
    </w:p>
    <w:p w14:paraId="76A7AA91" w14:textId="0F8A3D5F" w:rsidR="00C92456" w:rsidRPr="00DA5663" w:rsidRDefault="006F0DC2" w:rsidP="00617BB8">
      <w:pPr>
        <w:spacing w:after="240" w:line="480" w:lineRule="auto"/>
        <w:rPr>
          <w:rFonts w:ascii="Rubik" w:hAnsi="Rubik" w:cs="Rubik"/>
          <w:sz w:val="24"/>
          <w:szCs w:val="24"/>
        </w:rPr>
      </w:pPr>
      <w:r>
        <w:rPr>
          <w:rFonts w:ascii="Rubik" w:hAnsi="Rubik" w:cs="Rubik"/>
          <w:sz w:val="24"/>
          <w:szCs w:val="24"/>
          <w:lang w:val="en-US"/>
        </w:rPr>
        <w:t xml:space="preserve">Such a concern was revealed by our data on the number of taxa, number of ranks, links between taxa, and coverage of taxa in the topological tree of life. Processes underlying community structure are the main focus of this research field, but also environmental factors that can trigger changes in ecological communities – as </w:t>
      </w:r>
      <w:r>
        <w:rPr>
          <w:rFonts w:ascii="Rubik" w:hAnsi="Rubik" w:cs="Rubik"/>
          <w:sz w:val="24"/>
          <w:szCs w:val="24"/>
          <w:lang w:val="en-US"/>
        </w:rPr>
        <w:lastRenderedPageBreak/>
        <w:t>identified by the field of ecosystem/environmental monitoring.</w:t>
      </w:r>
      <w:r w:rsidR="00E62A60">
        <w:rPr>
          <w:rFonts w:ascii="Rubik" w:hAnsi="Rubik" w:cs="Rubik"/>
          <w:sz w:val="24"/>
          <w:szCs w:val="24"/>
          <w:lang w:val="en-US"/>
        </w:rPr>
        <w:t xml:space="preserve"> While comparing diversity across taxa and finding surrogate</w:t>
      </w:r>
      <w:r w:rsidR="00D632AC">
        <w:rPr>
          <w:rFonts w:ascii="Rubik" w:hAnsi="Rubik" w:cs="Rubik"/>
          <w:sz w:val="24"/>
          <w:szCs w:val="24"/>
          <w:lang w:val="en-US"/>
        </w:rPr>
        <w:t>/indicator</w:t>
      </w:r>
      <w:r w:rsidR="00E62A60">
        <w:rPr>
          <w:rFonts w:ascii="Rubik" w:hAnsi="Rubik" w:cs="Rubik"/>
          <w:sz w:val="24"/>
          <w:szCs w:val="24"/>
          <w:lang w:val="en-US"/>
        </w:rPr>
        <w:t xml:space="preserve"> taxa to minimize sampling costs has been in the core of </w:t>
      </w:r>
      <w:del w:id="52" w:author="André Luís Luza" w:date="2022-01-25T15:02:00Z">
        <w:r w:rsidR="00E62A60" w:rsidDel="007D55F9">
          <w:rPr>
            <w:rFonts w:ascii="Rubik" w:hAnsi="Rubik" w:cs="Rubik"/>
            <w:sz w:val="24"/>
            <w:szCs w:val="24"/>
            <w:lang w:val="en-US"/>
          </w:rPr>
          <w:delText xml:space="preserve">the </w:delText>
        </w:r>
      </w:del>
      <w:del w:id="53" w:author="André Luís Luza" w:date="2022-01-25T15:01:00Z">
        <w:r w:rsidR="00D32003" w:rsidDel="007D55F9">
          <w:rPr>
            <w:rFonts w:ascii="Rubik" w:hAnsi="Rubik" w:cs="Rubik"/>
            <w:sz w:val="24"/>
            <w:szCs w:val="24"/>
            <w:lang w:val="en-US"/>
          </w:rPr>
          <w:delText xml:space="preserve">ecological </w:delText>
        </w:r>
      </w:del>
      <w:r w:rsidR="00E62A60">
        <w:rPr>
          <w:rFonts w:ascii="Rubik" w:hAnsi="Rubik" w:cs="Rubik"/>
          <w:sz w:val="24"/>
          <w:szCs w:val="24"/>
          <w:lang w:val="en-US"/>
        </w:rPr>
        <w:t xml:space="preserve">monitoring (e.g., </w:t>
      </w:r>
      <w:proofErr w:type="spellStart"/>
      <w:r w:rsidR="004E719A">
        <w:rPr>
          <w:rFonts w:ascii="Rubik" w:hAnsi="Rubik" w:cs="Rubik"/>
          <w:sz w:val="24"/>
          <w:szCs w:val="24"/>
          <w:lang w:val="en-US"/>
        </w:rPr>
        <w:t>Heino</w:t>
      </w:r>
      <w:proofErr w:type="spellEnd"/>
      <w:r w:rsidR="004E719A">
        <w:rPr>
          <w:rFonts w:ascii="Rubik" w:hAnsi="Rubik" w:cs="Rubik"/>
          <w:sz w:val="24"/>
          <w:szCs w:val="24"/>
          <w:lang w:val="en-US"/>
        </w:rPr>
        <w:t xml:space="preserve"> 201</w:t>
      </w:r>
      <w:r w:rsidR="00D632AC">
        <w:rPr>
          <w:rFonts w:ascii="Rubik" w:hAnsi="Rubik" w:cs="Rubik"/>
          <w:sz w:val="24"/>
          <w:szCs w:val="24"/>
          <w:lang w:val="en-US"/>
        </w:rPr>
        <w:t>0</w:t>
      </w:r>
      <w:r w:rsidR="00D32003">
        <w:rPr>
          <w:rFonts w:ascii="Rubik" w:hAnsi="Rubik" w:cs="Rubik"/>
          <w:sz w:val="24"/>
          <w:szCs w:val="24"/>
          <w:lang w:val="en-US"/>
        </w:rPr>
        <w:t xml:space="preserve">, </w:t>
      </w:r>
      <w:proofErr w:type="spellStart"/>
      <w:r w:rsidR="00D32003">
        <w:rPr>
          <w:rFonts w:ascii="Rubik" w:hAnsi="Rubik" w:cs="Rubik"/>
          <w:sz w:val="24"/>
          <w:szCs w:val="24"/>
          <w:lang w:val="en-US"/>
        </w:rPr>
        <w:t>Landeiro</w:t>
      </w:r>
      <w:proofErr w:type="spellEnd"/>
      <w:r w:rsidR="00D32003">
        <w:rPr>
          <w:rFonts w:ascii="Rubik" w:hAnsi="Rubik" w:cs="Rubik"/>
          <w:sz w:val="24"/>
          <w:szCs w:val="24"/>
          <w:lang w:val="en-US"/>
        </w:rPr>
        <w:t xml:space="preserve"> </w:t>
      </w:r>
      <w:proofErr w:type="gramStart"/>
      <w:r w:rsidR="00D32003">
        <w:rPr>
          <w:rFonts w:ascii="Rubik" w:hAnsi="Rubik" w:cs="Rubik"/>
          <w:sz w:val="24"/>
          <w:szCs w:val="24"/>
          <w:lang w:val="en-US"/>
        </w:rPr>
        <w:t>et al. ?</w:t>
      </w:r>
      <w:proofErr w:type="gramEnd"/>
      <w:r w:rsidR="00EE2BB3">
        <w:rPr>
          <w:rFonts w:ascii="Rubik" w:hAnsi="Rubik" w:cs="Rubik"/>
          <w:sz w:val="24"/>
          <w:szCs w:val="24"/>
          <w:lang w:val="en-US"/>
        </w:rPr>
        <w:t xml:space="preserve">, </w:t>
      </w:r>
      <w:proofErr w:type="spellStart"/>
      <w:r w:rsidR="00EE2BB3">
        <w:rPr>
          <w:rFonts w:ascii="Rubik" w:hAnsi="Rubik" w:cs="Rubik"/>
          <w:sz w:val="24"/>
          <w:szCs w:val="24"/>
          <w:lang w:val="en-US"/>
        </w:rPr>
        <w:t>Magg</w:t>
      </w:r>
      <w:proofErr w:type="spellEnd"/>
      <w:r w:rsidR="00EE2BB3">
        <w:rPr>
          <w:rFonts w:ascii="Rubik" w:hAnsi="Rubik" w:cs="Rubik"/>
          <w:sz w:val="24"/>
          <w:szCs w:val="24"/>
          <w:lang w:val="en-US"/>
        </w:rPr>
        <w:t xml:space="preserve"> et al. </w:t>
      </w:r>
      <w:commentRangeStart w:id="54"/>
      <w:r w:rsidR="00EE2BB3">
        <w:rPr>
          <w:rFonts w:ascii="Rubik" w:hAnsi="Rubik" w:cs="Rubik"/>
          <w:sz w:val="24"/>
          <w:szCs w:val="24"/>
          <w:lang w:val="en-US"/>
        </w:rPr>
        <w:t>2019</w:t>
      </w:r>
      <w:commentRangeEnd w:id="54"/>
      <w:r w:rsidR="00EE2BB3">
        <w:rPr>
          <w:rStyle w:val="Refdecomentrio"/>
        </w:rPr>
        <w:commentReference w:id="54"/>
      </w:r>
      <w:r w:rsidR="00E62A60">
        <w:rPr>
          <w:rFonts w:ascii="Rubik" w:hAnsi="Rubik" w:cs="Rubik"/>
          <w:sz w:val="24"/>
          <w:szCs w:val="24"/>
          <w:lang w:val="en-US"/>
        </w:rPr>
        <w:t xml:space="preserve">), we advocate that using an approach </w:t>
      </w:r>
      <w:del w:id="55" w:author="André Luís Luza" w:date="2022-01-25T15:02:00Z">
        <w:r w:rsidR="00E62A60" w:rsidDel="007D55F9">
          <w:rPr>
            <w:rFonts w:ascii="Rubik" w:hAnsi="Rubik" w:cs="Rubik"/>
            <w:sz w:val="24"/>
            <w:szCs w:val="24"/>
            <w:lang w:val="en-US"/>
          </w:rPr>
          <w:delText xml:space="preserve">can </w:delText>
        </w:r>
      </w:del>
      <w:ins w:id="56" w:author="André Luís Luza" w:date="2022-01-25T15:02:00Z">
        <w:r w:rsidR="007D55F9">
          <w:rPr>
            <w:rFonts w:ascii="Rubik" w:hAnsi="Rubik" w:cs="Rubik"/>
            <w:sz w:val="24"/>
            <w:szCs w:val="24"/>
            <w:lang w:val="en-US"/>
          </w:rPr>
          <w:t xml:space="preserve">that </w:t>
        </w:r>
      </w:ins>
      <w:r w:rsidR="00E62A60">
        <w:rPr>
          <w:rFonts w:ascii="Rubik" w:hAnsi="Rubik" w:cs="Rubik"/>
          <w:sz w:val="24"/>
          <w:szCs w:val="24"/>
          <w:lang w:val="en-US"/>
        </w:rPr>
        <w:t>combine</w:t>
      </w:r>
      <w:ins w:id="57" w:author="André Luís Luza" w:date="2022-01-25T15:02:00Z">
        <w:r w:rsidR="007D55F9">
          <w:rPr>
            <w:rFonts w:ascii="Rubik" w:hAnsi="Rubik" w:cs="Rubik"/>
            <w:sz w:val="24"/>
            <w:szCs w:val="24"/>
            <w:lang w:val="en-US"/>
          </w:rPr>
          <w:t>s</w:t>
        </w:r>
      </w:ins>
      <w:r w:rsidR="00E62A60">
        <w:rPr>
          <w:rFonts w:ascii="Rubik" w:hAnsi="Rubik" w:cs="Rubik"/>
          <w:sz w:val="24"/>
          <w:szCs w:val="24"/>
          <w:lang w:val="en-US"/>
        </w:rPr>
        <w:t xml:space="preserve"> taxa would lead us to an understanding of what is driving changes in whole ecosystems (further discussed below in “</w:t>
      </w:r>
      <w:bookmarkStart w:id="58" w:name="_Hlk93669657"/>
      <w:r w:rsidR="00E62A60" w:rsidRPr="00E62A60">
        <w:rPr>
          <w:rFonts w:ascii="Rubik" w:hAnsi="Rubik" w:cs="Rubik"/>
          <w:i/>
          <w:iCs/>
          <w:sz w:val="24"/>
          <w:szCs w:val="24"/>
        </w:rPr>
        <w:t>A monitoring framework</w:t>
      </w:r>
      <w:r w:rsidR="00E62A60" w:rsidRPr="00E62A60">
        <w:rPr>
          <w:rFonts w:ascii="Rubik" w:hAnsi="Rubik" w:cs="Rubik"/>
          <w:i/>
          <w:iCs/>
          <w:sz w:val="24"/>
          <w:szCs w:val="24"/>
          <w:lang w:val="en-US"/>
        </w:rPr>
        <w:t xml:space="preserve"> </w:t>
      </w:r>
      <w:r w:rsidR="006179F0">
        <w:rPr>
          <w:rFonts w:ascii="Rubik" w:hAnsi="Rubik" w:cs="Rubik"/>
          <w:i/>
          <w:iCs/>
          <w:sz w:val="24"/>
          <w:szCs w:val="24"/>
          <w:lang w:val="en-US"/>
        </w:rPr>
        <w:t>for</w:t>
      </w:r>
      <w:r w:rsidR="000925EE">
        <w:rPr>
          <w:rFonts w:ascii="Rubik" w:hAnsi="Rubik" w:cs="Rubik"/>
          <w:i/>
          <w:iCs/>
          <w:sz w:val="24"/>
          <w:szCs w:val="24"/>
          <w:lang w:val="en-US"/>
        </w:rPr>
        <w:t xml:space="preserve"> functional and cross</w:t>
      </w:r>
      <w:r w:rsidR="00E62A60" w:rsidRPr="00E62A60">
        <w:rPr>
          <w:rFonts w:ascii="Rubik" w:hAnsi="Rubik" w:cs="Rubik"/>
          <w:i/>
          <w:iCs/>
          <w:sz w:val="24"/>
          <w:szCs w:val="24"/>
          <w:lang w:val="en-US"/>
        </w:rPr>
        <w:t xml:space="preserve">-taxa </w:t>
      </w:r>
      <w:r w:rsidR="000925EE">
        <w:rPr>
          <w:rFonts w:ascii="Rubik" w:hAnsi="Rubik" w:cs="Rubik"/>
          <w:i/>
          <w:iCs/>
          <w:sz w:val="24"/>
          <w:szCs w:val="24"/>
          <w:lang w:val="en-US"/>
        </w:rPr>
        <w:t>data</w:t>
      </w:r>
      <w:bookmarkEnd w:id="58"/>
      <w:r w:rsidR="00E62A60">
        <w:rPr>
          <w:rFonts w:ascii="Rubik" w:hAnsi="Rubik" w:cs="Rubik"/>
          <w:sz w:val="24"/>
          <w:szCs w:val="24"/>
          <w:lang w:val="en-US"/>
        </w:rPr>
        <w:t>”).</w:t>
      </w:r>
    </w:p>
    <w:p w14:paraId="30915965" w14:textId="6FC0B215" w:rsidR="009101A1" w:rsidRDefault="009101A1" w:rsidP="00617BB8">
      <w:pPr>
        <w:spacing w:after="240" w:line="480" w:lineRule="auto"/>
        <w:rPr>
          <w:rFonts w:ascii="Rubik" w:hAnsi="Rubik" w:cs="Rubik"/>
          <w:sz w:val="24"/>
          <w:szCs w:val="24"/>
          <w:lang w:val="en-US"/>
        </w:rPr>
      </w:pPr>
    </w:p>
    <w:p w14:paraId="4E7CD2D4" w14:textId="5B2CBA09" w:rsidR="00146C9C" w:rsidRDefault="00146C9C" w:rsidP="00617BB8">
      <w:pPr>
        <w:spacing w:after="240" w:line="480" w:lineRule="auto"/>
        <w:rPr>
          <w:rFonts w:ascii="Rubik" w:hAnsi="Rubik" w:cs="Rubik"/>
          <w:sz w:val="24"/>
          <w:szCs w:val="24"/>
          <w:lang w:val="en-US"/>
        </w:rPr>
      </w:pPr>
    </w:p>
    <w:p w14:paraId="4AC98DC7" w14:textId="55AFC3F6" w:rsidR="000925EE" w:rsidRDefault="000925EE" w:rsidP="00617BB8">
      <w:pPr>
        <w:spacing w:after="240" w:line="480" w:lineRule="auto"/>
        <w:rPr>
          <w:rFonts w:ascii="Rubik" w:hAnsi="Rubik" w:cs="Rubik"/>
          <w:b/>
          <w:bCs/>
          <w:i/>
          <w:iCs/>
          <w:sz w:val="24"/>
          <w:szCs w:val="24"/>
        </w:rPr>
      </w:pPr>
      <w:r w:rsidRPr="000925EE">
        <w:rPr>
          <w:rFonts w:ascii="Rubik" w:hAnsi="Rubik" w:cs="Rubik"/>
          <w:b/>
          <w:bCs/>
          <w:i/>
          <w:iCs/>
          <w:sz w:val="24"/>
          <w:szCs w:val="24"/>
        </w:rPr>
        <w:t xml:space="preserve">A monitoring framework </w:t>
      </w:r>
      <w:r w:rsidR="006179F0">
        <w:rPr>
          <w:rFonts w:ascii="Rubik" w:hAnsi="Rubik" w:cs="Rubik"/>
          <w:b/>
          <w:bCs/>
          <w:i/>
          <w:iCs/>
          <w:sz w:val="24"/>
          <w:szCs w:val="24"/>
        </w:rPr>
        <w:t>for</w:t>
      </w:r>
      <w:r w:rsidRPr="000925EE">
        <w:rPr>
          <w:rFonts w:ascii="Rubik" w:hAnsi="Rubik" w:cs="Rubik"/>
          <w:b/>
          <w:bCs/>
          <w:i/>
          <w:iCs/>
          <w:sz w:val="24"/>
          <w:szCs w:val="24"/>
        </w:rPr>
        <w:t xml:space="preserve"> functional cross-taxa </w:t>
      </w:r>
      <w:r w:rsidR="009C6C38">
        <w:rPr>
          <w:rFonts w:ascii="Rubik" w:hAnsi="Rubik" w:cs="Rubik"/>
          <w:b/>
          <w:bCs/>
          <w:i/>
          <w:iCs/>
          <w:sz w:val="24"/>
          <w:szCs w:val="24"/>
        </w:rPr>
        <w:t>research</w:t>
      </w:r>
    </w:p>
    <w:p w14:paraId="35F025F6" w14:textId="2F66F4D3" w:rsidR="002D4661" w:rsidRDefault="005C458E" w:rsidP="00617BB8">
      <w:pPr>
        <w:spacing w:after="240" w:line="480" w:lineRule="auto"/>
        <w:rPr>
          <w:rFonts w:ascii="Rubik" w:hAnsi="Rubik" w:cs="Rubik"/>
          <w:sz w:val="24"/>
          <w:szCs w:val="24"/>
        </w:rPr>
      </w:pPr>
      <w:proofErr w:type="spellStart"/>
      <w:r>
        <w:rPr>
          <w:rFonts w:ascii="Rubik" w:hAnsi="Rubik" w:cs="Rubik"/>
          <w:sz w:val="24"/>
          <w:szCs w:val="24"/>
        </w:rPr>
        <w:t>Mouillot</w:t>
      </w:r>
      <w:proofErr w:type="spellEnd"/>
      <w:r>
        <w:rPr>
          <w:rFonts w:ascii="Rubik" w:hAnsi="Rubik" w:cs="Rubik"/>
          <w:sz w:val="24"/>
          <w:szCs w:val="24"/>
        </w:rPr>
        <w:t xml:space="preserve"> et al. (2013) recently formulated a framework that explicitly considers </w:t>
      </w:r>
      <w:r w:rsidR="00C10954">
        <w:rPr>
          <w:rFonts w:ascii="Rubik" w:hAnsi="Rubik" w:cs="Rubik"/>
          <w:sz w:val="24"/>
          <w:szCs w:val="24"/>
        </w:rPr>
        <w:t>several</w:t>
      </w:r>
      <w:r>
        <w:rPr>
          <w:rFonts w:ascii="Rubik" w:hAnsi="Rubik" w:cs="Rubik"/>
          <w:sz w:val="24"/>
          <w:szCs w:val="24"/>
        </w:rPr>
        <w:t xml:space="preserve"> facets of functional diversity while addressing the effect of disturbances on communities</w:t>
      </w:r>
      <w:r w:rsidR="00C10954">
        <w:rPr>
          <w:rFonts w:ascii="Rubik" w:hAnsi="Rubik" w:cs="Rubik"/>
          <w:sz w:val="24"/>
          <w:szCs w:val="24"/>
        </w:rPr>
        <w:t>;</w:t>
      </w:r>
      <w:r>
        <w:rPr>
          <w:rFonts w:ascii="Rubik" w:hAnsi="Rubik" w:cs="Rubik"/>
          <w:sz w:val="24"/>
          <w:szCs w:val="24"/>
        </w:rPr>
        <w:t xml:space="preserve"> as they did not explain how to </w:t>
      </w:r>
      <w:r w:rsidR="00C10954">
        <w:rPr>
          <w:rFonts w:ascii="Rubik" w:hAnsi="Rubik" w:cs="Rubik"/>
          <w:sz w:val="24"/>
          <w:szCs w:val="24"/>
        </w:rPr>
        <w:t>apply</w:t>
      </w:r>
      <w:r>
        <w:rPr>
          <w:rFonts w:ascii="Rubik" w:hAnsi="Rubik" w:cs="Rubik"/>
          <w:sz w:val="24"/>
          <w:szCs w:val="24"/>
        </w:rPr>
        <w:t xml:space="preserve"> </w:t>
      </w:r>
      <w:r w:rsidR="00C10954">
        <w:rPr>
          <w:rFonts w:ascii="Rubik" w:hAnsi="Rubik" w:cs="Rubik"/>
          <w:sz w:val="24"/>
          <w:szCs w:val="24"/>
        </w:rPr>
        <w:t>to</w:t>
      </w:r>
      <w:r>
        <w:rPr>
          <w:rFonts w:ascii="Rubik" w:hAnsi="Rubik" w:cs="Rubik"/>
          <w:sz w:val="24"/>
          <w:szCs w:val="24"/>
        </w:rPr>
        <w:t xml:space="preserve"> multiple </w:t>
      </w:r>
      <w:r w:rsidR="00C10954">
        <w:rPr>
          <w:rFonts w:ascii="Rubik" w:hAnsi="Rubik" w:cs="Rubik"/>
          <w:sz w:val="24"/>
          <w:szCs w:val="24"/>
        </w:rPr>
        <w:t>taxa,</w:t>
      </w:r>
      <w:r>
        <w:rPr>
          <w:rFonts w:ascii="Rubik" w:hAnsi="Rubik" w:cs="Rubik"/>
          <w:sz w:val="24"/>
          <w:szCs w:val="24"/>
        </w:rPr>
        <w:t xml:space="preserve"> we called it a “single taxon framework”. </w:t>
      </w:r>
      <w:proofErr w:type="spellStart"/>
      <w:r w:rsidR="006D0806">
        <w:rPr>
          <w:rFonts w:ascii="Rubik" w:hAnsi="Rubik" w:cs="Rubik"/>
          <w:sz w:val="24"/>
          <w:szCs w:val="24"/>
        </w:rPr>
        <w:t>Mouillot</w:t>
      </w:r>
      <w:proofErr w:type="spellEnd"/>
      <w:r w:rsidR="006D0806">
        <w:rPr>
          <w:rFonts w:ascii="Rubik" w:hAnsi="Rubik" w:cs="Rubik"/>
          <w:sz w:val="24"/>
          <w:szCs w:val="24"/>
        </w:rPr>
        <w:t xml:space="preserve"> and colleagues </w:t>
      </w:r>
      <w:r w:rsidR="00CE0E70">
        <w:rPr>
          <w:rFonts w:ascii="Rubik" w:hAnsi="Rubik" w:cs="Rubik"/>
          <w:sz w:val="24"/>
          <w:szCs w:val="24"/>
        </w:rPr>
        <w:t xml:space="preserve">also </w:t>
      </w:r>
      <w:r w:rsidR="006D0806">
        <w:rPr>
          <w:rFonts w:ascii="Rubik" w:hAnsi="Rubik" w:cs="Rubik"/>
          <w:sz w:val="24"/>
          <w:szCs w:val="24"/>
        </w:rPr>
        <w:t xml:space="preserve">explore biotic pressures on local communities. </w:t>
      </w:r>
      <w:r w:rsidR="00D50FC3">
        <w:rPr>
          <w:rFonts w:ascii="Rubik" w:hAnsi="Rubik" w:cs="Rubik"/>
          <w:sz w:val="24"/>
          <w:szCs w:val="24"/>
        </w:rPr>
        <w:t>T</w:t>
      </w:r>
      <w:r w:rsidR="006D0806">
        <w:rPr>
          <w:rFonts w:ascii="Rubik" w:hAnsi="Rubik" w:cs="Rubik"/>
          <w:sz w:val="24"/>
          <w:szCs w:val="24"/>
        </w:rPr>
        <w:t xml:space="preserve">he effect of </w:t>
      </w:r>
      <w:r w:rsidR="00CE0E70">
        <w:rPr>
          <w:rFonts w:ascii="Rubik" w:hAnsi="Rubik" w:cs="Rubik"/>
          <w:sz w:val="24"/>
          <w:szCs w:val="24"/>
        </w:rPr>
        <w:t>biological</w:t>
      </w:r>
      <w:r w:rsidR="006D0806">
        <w:rPr>
          <w:rFonts w:ascii="Rubik" w:hAnsi="Rubik" w:cs="Rubik"/>
          <w:sz w:val="24"/>
          <w:szCs w:val="24"/>
        </w:rPr>
        <w:t xml:space="preserve"> invasions</w:t>
      </w:r>
      <w:r w:rsidR="00D50FC3">
        <w:rPr>
          <w:rFonts w:ascii="Rubik" w:hAnsi="Rubik" w:cs="Rubik"/>
          <w:sz w:val="24"/>
          <w:szCs w:val="24"/>
        </w:rPr>
        <w:t>, for instance,</w:t>
      </w:r>
      <w:r w:rsidR="006D0806">
        <w:rPr>
          <w:rFonts w:ascii="Rubik" w:hAnsi="Rubik" w:cs="Rubik"/>
          <w:sz w:val="24"/>
          <w:szCs w:val="24"/>
        </w:rPr>
        <w:t xml:space="preserve"> can extend farther from the effect on close relatives and spread across the whole ecosystem. By using a cross-taxa approach one can understand the response of multiple components to </w:t>
      </w:r>
      <w:r w:rsidR="00D50FC3">
        <w:rPr>
          <w:rFonts w:ascii="Rubik" w:hAnsi="Rubik" w:cs="Rubik"/>
          <w:sz w:val="24"/>
          <w:szCs w:val="24"/>
        </w:rPr>
        <w:t>disturbances</w:t>
      </w:r>
      <w:r w:rsidR="006D0806">
        <w:rPr>
          <w:rFonts w:ascii="Rubik" w:hAnsi="Rubik" w:cs="Rubik"/>
          <w:sz w:val="24"/>
          <w:szCs w:val="24"/>
        </w:rPr>
        <w:t xml:space="preserve"> such as that one. </w:t>
      </w:r>
      <w:r>
        <w:rPr>
          <w:rFonts w:ascii="Rubik" w:hAnsi="Rubik" w:cs="Rubik"/>
          <w:sz w:val="24"/>
          <w:szCs w:val="24"/>
        </w:rPr>
        <w:t xml:space="preserve">Two factors are </w:t>
      </w:r>
      <w:r w:rsidR="00C10954">
        <w:rPr>
          <w:rFonts w:ascii="Rubik" w:hAnsi="Rubik" w:cs="Rubik"/>
          <w:sz w:val="24"/>
          <w:szCs w:val="24"/>
        </w:rPr>
        <w:t>fundamental</w:t>
      </w:r>
      <w:r>
        <w:rPr>
          <w:rFonts w:ascii="Rubik" w:hAnsi="Rubik" w:cs="Rubik"/>
          <w:sz w:val="24"/>
          <w:szCs w:val="24"/>
        </w:rPr>
        <w:t xml:space="preserve"> for extending th</w:t>
      </w:r>
      <w:r w:rsidR="00C10954">
        <w:rPr>
          <w:rFonts w:ascii="Rubik" w:hAnsi="Rubik" w:cs="Rubik"/>
          <w:sz w:val="24"/>
          <w:szCs w:val="24"/>
        </w:rPr>
        <w:t>is</w:t>
      </w:r>
      <w:r>
        <w:rPr>
          <w:rFonts w:ascii="Rubik" w:hAnsi="Rubik" w:cs="Rubik"/>
          <w:sz w:val="24"/>
          <w:szCs w:val="24"/>
        </w:rPr>
        <w:t xml:space="preserve"> framework: 1) </w:t>
      </w:r>
      <w:r w:rsidR="002D4661" w:rsidRPr="002D4661">
        <w:rPr>
          <w:rFonts w:ascii="Rubik" w:hAnsi="Rubik" w:cs="Rubik"/>
          <w:sz w:val="24"/>
          <w:szCs w:val="24"/>
        </w:rPr>
        <w:t xml:space="preserve">the </w:t>
      </w:r>
      <w:r w:rsidR="002D4661">
        <w:rPr>
          <w:rFonts w:ascii="Rubik" w:hAnsi="Rubik" w:cs="Rubik"/>
          <w:sz w:val="24"/>
          <w:szCs w:val="24"/>
        </w:rPr>
        <w:t xml:space="preserve">taxonomic/ </w:t>
      </w:r>
      <w:r w:rsidR="002D4661" w:rsidRPr="002D4661">
        <w:rPr>
          <w:rFonts w:ascii="Rubik" w:hAnsi="Rubik" w:cs="Rubik"/>
          <w:sz w:val="24"/>
          <w:szCs w:val="24"/>
        </w:rPr>
        <w:t xml:space="preserve">phylogenetic </w:t>
      </w:r>
      <w:r w:rsidR="00C10954">
        <w:rPr>
          <w:rFonts w:ascii="Rubik" w:hAnsi="Rubik" w:cs="Rubik"/>
          <w:sz w:val="24"/>
          <w:szCs w:val="24"/>
        </w:rPr>
        <w:t>distance</w:t>
      </w:r>
      <w:r w:rsidR="002D4661" w:rsidRPr="002D4661">
        <w:rPr>
          <w:rFonts w:ascii="Rubik" w:hAnsi="Rubik" w:cs="Rubik"/>
          <w:sz w:val="24"/>
          <w:szCs w:val="24"/>
        </w:rPr>
        <w:t xml:space="preserve"> between taxa</w:t>
      </w:r>
      <w:r w:rsidR="002D4661">
        <w:rPr>
          <w:rFonts w:ascii="Rubik" w:hAnsi="Rubik" w:cs="Rubik"/>
          <w:sz w:val="24"/>
          <w:szCs w:val="24"/>
        </w:rPr>
        <w:t xml:space="preserve">, and 2) consideration of abundance. </w:t>
      </w:r>
    </w:p>
    <w:p w14:paraId="5D8E4277" w14:textId="59073F4F" w:rsidR="002D4661" w:rsidRDefault="002D4661" w:rsidP="002D4661">
      <w:pPr>
        <w:spacing w:after="240" w:line="480" w:lineRule="auto"/>
        <w:ind w:firstLine="720"/>
        <w:rPr>
          <w:rFonts w:ascii="Rubik" w:hAnsi="Rubik" w:cs="Rubik"/>
          <w:sz w:val="24"/>
          <w:szCs w:val="24"/>
        </w:rPr>
      </w:pPr>
      <w:r>
        <w:rPr>
          <w:rFonts w:ascii="Rubik" w:hAnsi="Rubik" w:cs="Rubik"/>
          <w:sz w:val="24"/>
          <w:szCs w:val="24"/>
        </w:rPr>
        <w:lastRenderedPageBreak/>
        <w:t xml:space="preserve">We found a trade-off between </w:t>
      </w:r>
      <w:r w:rsidR="00520A36">
        <w:rPr>
          <w:rFonts w:ascii="Rubik" w:hAnsi="Rubik" w:cs="Rubik"/>
          <w:sz w:val="24"/>
          <w:szCs w:val="24"/>
        </w:rPr>
        <w:t>the number of taxa</w:t>
      </w:r>
      <w:r>
        <w:rPr>
          <w:rFonts w:ascii="Rubik" w:hAnsi="Rubik" w:cs="Rubik"/>
          <w:sz w:val="24"/>
          <w:szCs w:val="24"/>
        </w:rPr>
        <w:t>/ taxonomic distance</w:t>
      </w:r>
      <w:r w:rsidR="00520A36">
        <w:rPr>
          <w:rFonts w:ascii="Rubik" w:hAnsi="Rubik" w:cs="Rubik"/>
          <w:sz w:val="24"/>
          <w:szCs w:val="24"/>
        </w:rPr>
        <w:t xml:space="preserve"> and </w:t>
      </w:r>
      <w:r>
        <w:rPr>
          <w:rFonts w:ascii="Rubik" w:hAnsi="Rubik" w:cs="Rubik"/>
          <w:sz w:val="24"/>
          <w:szCs w:val="24"/>
        </w:rPr>
        <w:t xml:space="preserve">the number of </w:t>
      </w:r>
      <w:r w:rsidR="00520A36">
        <w:rPr>
          <w:rFonts w:ascii="Rubik" w:hAnsi="Rubik" w:cs="Rubik"/>
          <w:sz w:val="24"/>
          <w:szCs w:val="24"/>
        </w:rPr>
        <w:t>trait</w:t>
      </w:r>
      <w:r>
        <w:rPr>
          <w:rFonts w:ascii="Rubik" w:hAnsi="Rubik" w:cs="Rubik"/>
          <w:sz w:val="24"/>
          <w:szCs w:val="24"/>
        </w:rPr>
        <w:t xml:space="preserve"> categories possible to be addressed in research, meaning that the strength of inference will be influenced by how deep we dive into the tree of life. Overall, if we dive </w:t>
      </w:r>
      <w:r w:rsidR="00C10954">
        <w:rPr>
          <w:rFonts w:ascii="Rubik" w:hAnsi="Rubik" w:cs="Rubik"/>
          <w:sz w:val="24"/>
          <w:szCs w:val="24"/>
        </w:rPr>
        <w:t xml:space="preserve">too </w:t>
      </w:r>
      <w:r w:rsidR="00DE0103">
        <w:rPr>
          <w:rFonts w:ascii="Rubik" w:hAnsi="Rubik" w:cs="Rubik"/>
          <w:sz w:val="24"/>
          <w:szCs w:val="24"/>
        </w:rPr>
        <w:t>superficially</w:t>
      </w:r>
      <w:r>
        <w:rPr>
          <w:rFonts w:ascii="Rubik" w:hAnsi="Rubik" w:cs="Rubik"/>
          <w:sz w:val="24"/>
          <w:szCs w:val="24"/>
        </w:rPr>
        <w:t xml:space="preserve"> in the tree of life (i.e., within a taxon), we possibly will be addressing the fitness of </w:t>
      </w:r>
      <w:r w:rsidR="00DE0103">
        <w:rPr>
          <w:rFonts w:ascii="Rubik" w:hAnsi="Rubik" w:cs="Rubik"/>
          <w:sz w:val="24"/>
          <w:szCs w:val="24"/>
        </w:rPr>
        <w:t xml:space="preserve">one group of </w:t>
      </w:r>
      <w:r>
        <w:rPr>
          <w:rFonts w:ascii="Rubik" w:hAnsi="Rubik" w:cs="Rubik"/>
          <w:sz w:val="24"/>
          <w:szCs w:val="24"/>
        </w:rPr>
        <w:t>closely related organisms</w:t>
      </w:r>
      <w:r w:rsidR="00C10954">
        <w:rPr>
          <w:rFonts w:ascii="Rubik" w:hAnsi="Rubik" w:cs="Rubik"/>
          <w:sz w:val="24"/>
          <w:szCs w:val="24"/>
        </w:rPr>
        <w:t>,</w:t>
      </w:r>
      <w:r w:rsidR="00C10954" w:rsidRPr="00C10954">
        <w:rPr>
          <w:rFonts w:ascii="Rubik" w:hAnsi="Rubik" w:cs="Rubik"/>
          <w:sz w:val="24"/>
          <w:szCs w:val="24"/>
        </w:rPr>
        <w:t xml:space="preserve"> </w:t>
      </w:r>
      <w:r w:rsidR="00C10954">
        <w:rPr>
          <w:rFonts w:ascii="Rubik" w:hAnsi="Rubik" w:cs="Rubik"/>
          <w:sz w:val="24"/>
          <w:szCs w:val="24"/>
        </w:rPr>
        <w:t>rather than ecosystem properties</w:t>
      </w:r>
      <w:r>
        <w:rPr>
          <w:rFonts w:ascii="Rubik" w:hAnsi="Rubik" w:cs="Rubik"/>
          <w:sz w:val="24"/>
          <w:szCs w:val="24"/>
        </w:rPr>
        <w:t xml:space="preserve"> (Fig. 6). In contrast,</w:t>
      </w:r>
      <w:r w:rsidR="00DE0103">
        <w:rPr>
          <w:rFonts w:ascii="Rubik" w:hAnsi="Rubik" w:cs="Rubik"/>
          <w:sz w:val="24"/>
          <w:szCs w:val="24"/>
        </w:rPr>
        <w:t xml:space="preserve"> the deeper we dive in the tree of life</w:t>
      </w:r>
      <w:r>
        <w:rPr>
          <w:rFonts w:ascii="Rubik" w:hAnsi="Rubik" w:cs="Rubik"/>
          <w:sz w:val="24"/>
          <w:szCs w:val="24"/>
        </w:rPr>
        <w:t xml:space="preserve"> </w:t>
      </w:r>
      <w:r w:rsidR="00DE0103">
        <w:rPr>
          <w:rFonts w:ascii="Rubik" w:hAnsi="Rubik" w:cs="Rubik"/>
          <w:sz w:val="24"/>
          <w:szCs w:val="24"/>
        </w:rPr>
        <w:t xml:space="preserve">the closer we are from understanding ecosystem properties (Fig. 6). However, </w:t>
      </w:r>
      <w:r w:rsidR="00A115FB" w:rsidRPr="00A115FB">
        <w:rPr>
          <w:rFonts w:ascii="Rubik" w:hAnsi="Rubik" w:cs="Rubik"/>
          <w:sz w:val="24"/>
          <w:szCs w:val="24"/>
        </w:rPr>
        <w:t>be careful with the depth</w:t>
      </w:r>
      <w:r w:rsidR="00A115FB">
        <w:rPr>
          <w:rFonts w:ascii="Rubik" w:hAnsi="Rubik" w:cs="Rubik"/>
          <w:sz w:val="24"/>
          <w:szCs w:val="24"/>
        </w:rPr>
        <w:t xml:space="preserve"> as </w:t>
      </w:r>
      <w:r w:rsidR="00A115FB" w:rsidRPr="00A115FB">
        <w:rPr>
          <w:rFonts w:ascii="Rubik" w:hAnsi="Rubik" w:cs="Rubik"/>
          <w:sz w:val="24"/>
          <w:szCs w:val="24"/>
        </w:rPr>
        <w:t xml:space="preserve">we may </w:t>
      </w:r>
      <w:r w:rsidR="00A115FB">
        <w:rPr>
          <w:rFonts w:ascii="Rubik" w:hAnsi="Rubik" w:cs="Rubik"/>
          <w:sz w:val="24"/>
          <w:szCs w:val="24"/>
        </w:rPr>
        <w:t>find</w:t>
      </w:r>
      <w:r w:rsidR="00A115FB" w:rsidRPr="00A115FB">
        <w:rPr>
          <w:rFonts w:ascii="Rubik" w:hAnsi="Rubik" w:cs="Rubik"/>
          <w:sz w:val="24"/>
          <w:szCs w:val="24"/>
        </w:rPr>
        <w:t xml:space="preserve"> methodological and analytical difficulties that are difficult to </w:t>
      </w:r>
      <w:commentRangeStart w:id="59"/>
      <w:r w:rsidR="00A115FB" w:rsidRPr="00A115FB">
        <w:rPr>
          <w:rFonts w:ascii="Rubik" w:hAnsi="Rubik" w:cs="Rubik"/>
          <w:sz w:val="24"/>
          <w:szCs w:val="24"/>
        </w:rPr>
        <w:t>resolve</w:t>
      </w:r>
      <w:commentRangeEnd w:id="59"/>
      <w:r w:rsidR="00B37A52">
        <w:rPr>
          <w:rStyle w:val="Refdecomentrio"/>
        </w:rPr>
        <w:commentReference w:id="59"/>
      </w:r>
      <w:r w:rsidR="00A115FB" w:rsidRPr="00A115FB">
        <w:rPr>
          <w:rFonts w:ascii="Rubik" w:hAnsi="Rubik" w:cs="Rubik"/>
          <w:sz w:val="24"/>
          <w:szCs w:val="24"/>
        </w:rPr>
        <w:t>.</w:t>
      </w:r>
    </w:p>
    <w:p w14:paraId="6D7C2AB1" w14:textId="5522749A" w:rsidR="00C10954" w:rsidRDefault="00C10954" w:rsidP="002D4661">
      <w:pPr>
        <w:spacing w:after="240" w:line="480" w:lineRule="auto"/>
        <w:ind w:firstLine="720"/>
        <w:rPr>
          <w:rFonts w:ascii="Rubik" w:hAnsi="Rubik" w:cs="Rubik"/>
          <w:sz w:val="24"/>
          <w:szCs w:val="24"/>
          <w:lang w:val="en-US"/>
        </w:rPr>
      </w:pPr>
      <w:r w:rsidRPr="00C10954">
        <w:rPr>
          <w:rFonts w:ascii="Rubik" w:hAnsi="Rubik" w:cs="Rubik"/>
          <w:sz w:val="24"/>
          <w:szCs w:val="24"/>
          <w:lang w:val="en-US"/>
        </w:rPr>
        <w:t>Abundance is a fundamental quantity in ec</w:t>
      </w:r>
      <w:r>
        <w:rPr>
          <w:rFonts w:ascii="Rubik" w:hAnsi="Rubik" w:cs="Rubik"/>
          <w:sz w:val="24"/>
          <w:szCs w:val="24"/>
          <w:lang w:val="en-US"/>
        </w:rPr>
        <w:t xml:space="preserve">ology and evolution (ref). Functional ecology also </w:t>
      </w:r>
      <w:r w:rsidR="00270BB0">
        <w:rPr>
          <w:rFonts w:ascii="Rubik" w:hAnsi="Rubik" w:cs="Rubik"/>
          <w:sz w:val="24"/>
          <w:szCs w:val="24"/>
          <w:lang w:val="en-US"/>
        </w:rPr>
        <w:t>does</w:t>
      </w:r>
      <w:r>
        <w:rPr>
          <w:rFonts w:ascii="Rubik" w:hAnsi="Rubik" w:cs="Rubik"/>
          <w:sz w:val="24"/>
          <w:szCs w:val="24"/>
          <w:lang w:val="en-US"/>
        </w:rPr>
        <w:t xml:space="preserve"> a good use of this parameter by acknowledging that strength of ecological functions </w:t>
      </w:r>
      <w:r w:rsidR="00270BB0">
        <w:rPr>
          <w:rFonts w:ascii="Rubik" w:hAnsi="Rubik" w:cs="Rubik"/>
          <w:sz w:val="24"/>
          <w:szCs w:val="24"/>
          <w:lang w:val="en-US"/>
        </w:rPr>
        <w:t xml:space="preserve">and interactions </w:t>
      </w:r>
      <w:r>
        <w:rPr>
          <w:rFonts w:ascii="Rubik" w:hAnsi="Rubik" w:cs="Rubik"/>
          <w:sz w:val="24"/>
          <w:szCs w:val="24"/>
          <w:lang w:val="en-US"/>
        </w:rPr>
        <w:t xml:space="preserve">change with organismal abundance </w:t>
      </w:r>
      <w:r w:rsidR="006D0806">
        <w:rPr>
          <w:rFonts w:ascii="Rubik" w:eastAsia="Times New Roman" w:hAnsi="Rubik" w:cs="Rubik"/>
          <w:sz w:val="24"/>
          <w:szCs w:val="24"/>
          <w:lang w:val="en-US"/>
        </w:rPr>
        <w:t xml:space="preserve">(ref. Benthos study, </w:t>
      </w:r>
      <w:proofErr w:type="spellStart"/>
      <w:r w:rsidR="006D0806">
        <w:rPr>
          <w:rFonts w:ascii="Rubik" w:eastAsia="Times New Roman" w:hAnsi="Rubik" w:cs="Rubik"/>
          <w:sz w:val="24"/>
          <w:szCs w:val="24"/>
          <w:lang w:val="en-US"/>
        </w:rPr>
        <w:t>Mouillot</w:t>
      </w:r>
      <w:proofErr w:type="spellEnd"/>
      <w:r w:rsidR="006D0806">
        <w:rPr>
          <w:rFonts w:ascii="Rubik" w:eastAsia="Times New Roman" w:hAnsi="Rubik" w:cs="Rubik"/>
          <w:sz w:val="24"/>
          <w:szCs w:val="24"/>
          <w:lang w:val="en-US"/>
        </w:rPr>
        <w:t xml:space="preserve"> et al. 2013)</w:t>
      </w:r>
      <w:r>
        <w:rPr>
          <w:rFonts w:ascii="Rubik" w:hAnsi="Rubik" w:cs="Rubik"/>
          <w:sz w:val="24"/>
          <w:szCs w:val="24"/>
          <w:lang w:val="en-US"/>
        </w:rPr>
        <w:t xml:space="preserve">. </w:t>
      </w:r>
      <w:r w:rsidR="00270BB0">
        <w:rPr>
          <w:rFonts w:ascii="Rubik" w:hAnsi="Rubik" w:cs="Rubik"/>
          <w:sz w:val="24"/>
          <w:szCs w:val="24"/>
          <w:lang w:val="en-US"/>
        </w:rPr>
        <w:t xml:space="preserve">For </w:t>
      </w:r>
      <w:proofErr w:type="gramStart"/>
      <w:r w:rsidR="00270BB0">
        <w:rPr>
          <w:rFonts w:ascii="Rubik" w:hAnsi="Rubik" w:cs="Rubik"/>
          <w:sz w:val="24"/>
          <w:szCs w:val="24"/>
          <w:lang w:val="en-US"/>
        </w:rPr>
        <w:t>instance ?</w:t>
      </w:r>
      <w:proofErr w:type="gramEnd"/>
      <w:r w:rsidR="00270BB0">
        <w:rPr>
          <w:rFonts w:ascii="Rubik" w:hAnsi="Rubik" w:cs="Rubik"/>
          <w:sz w:val="24"/>
          <w:szCs w:val="24"/>
          <w:lang w:val="en-US"/>
        </w:rPr>
        <w:t xml:space="preserve">???. We think that abundance is still overlooked in cross-taxa research, and we will explain why we think that. The same ecological function can be performed in different regions by different organisms (what we call ‘ecological convergence’, e.g., </w:t>
      </w:r>
      <w:proofErr w:type="spellStart"/>
      <w:r w:rsidR="00270BB0" w:rsidRPr="00270BB0">
        <w:rPr>
          <w:rFonts w:ascii="Rubik" w:hAnsi="Rubik" w:cs="Rubik"/>
          <w:sz w:val="24"/>
          <w:szCs w:val="24"/>
          <w:highlight w:val="yellow"/>
          <w:lang w:val="en-US"/>
        </w:rPr>
        <w:t>Kelt</w:t>
      </w:r>
      <w:proofErr w:type="spellEnd"/>
      <w:r w:rsidR="00270BB0" w:rsidRPr="00270BB0">
        <w:rPr>
          <w:rFonts w:ascii="Rubik" w:hAnsi="Rubik" w:cs="Rubik"/>
          <w:sz w:val="24"/>
          <w:szCs w:val="24"/>
          <w:highlight w:val="yellow"/>
          <w:lang w:val="en-US"/>
        </w:rPr>
        <w:t xml:space="preserve"> et al. 1997, 2004</w:t>
      </w:r>
      <w:r w:rsidR="00270BB0">
        <w:rPr>
          <w:rFonts w:ascii="Rubik" w:hAnsi="Rubik" w:cs="Rubik"/>
          <w:sz w:val="24"/>
          <w:szCs w:val="24"/>
          <w:lang w:val="en-US"/>
        </w:rPr>
        <w:t xml:space="preserve">), but it is hard to compare if the strength of a function differs across regions. One example of </w:t>
      </w:r>
      <w:r w:rsidR="000E30A8">
        <w:rPr>
          <w:rFonts w:ascii="Rubik" w:hAnsi="Rubik" w:cs="Rubik"/>
          <w:sz w:val="24"/>
          <w:szCs w:val="24"/>
          <w:lang w:val="en-US"/>
        </w:rPr>
        <w:t>this</w:t>
      </w:r>
      <w:r w:rsidR="00270BB0">
        <w:rPr>
          <w:rFonts w:ascii="Rubik" w:hAnsi="Rubik" w:cs="Rubik"/>
          <w:sz w:val="24"/>
          <w:szCs w:val="24"/>
          <w:lang w:val="en-US"/>
        </w:rPr>
        <w:t xml:space="preserve"> is </w:t>
      </w:r>
      <w:r w:rsidR="000E30A8">
        <w:rPr>
          <w:rFonts w:ascii="Rubik" w:hAnsi="Rubik" w:cs="Rubik"/>
          <w:sz w:val="24"/>
          <w:szCs w:val="24"/>
          <w:lang w:val="en-US"/>
        </w:rPr>
        <w:t xml:space="preserve">the function of </w:t>
      </w:r>
      <w:proofErr w:type="spellStart"/>
      <w:r w:rsidR="00270BB0">
        <w:rPr>
          <w:rFonts w:ascii="Rubik" w:hAnsi="Rubik" w:cs="Rubik"/>
          <w:sz w:val="24"/>
          <w:szCs w:val="24"/>
          <w:lang w:val="en-US"/>
        </w:rPr>
        <w:t>granivory</w:t>
      </w:r>
      <w:proofErr w:type="spellEnd"/>
      <w:r w:rsidR="000E30A8">
        <w:rPr>
          <w:rFonts w:ascii="Rubik" w:hAnsi="Rubik" w:cs="Rubik"/>
          <w:sz w:val="24"/>
          <w:szCs w:val="24"/>
          <w:lang w:val="en-US"/>
        </w:rPr>
        <w:t>:</w:t>
      </w:r>
      <w:r w:rsidR="00270BB0">
        <w:rPr>
          <w:rFonts w:ascii="Rubik" w:hAnsi="Rubik" w:cs="Rubik"/>
          <w:sz w:val="24"/>
          <w:szCs w:val="24"/>
          <w:lang w:val="en-US"/>
        </w:rPr>
        <w:t xml:space="preserve"> </w:t>
      </w:r>
      <w:r w:rsidR="000E30A8">
        <w:rPr>
          <w:rFonts w:ascii="Rubik" w:hAnsi="Rubik" w:cs="Rubik"/>
          <w:sz w:val="24"/>
          <w:szCs w:val="24"/>
          <w:lang w:val="en-US"/>
        </w:rPr>
        <w:t>while this function is performed by rodents i</w:t>
      </w:r>
      <w:r w:rsidR="00270BB0">
        <w:rPr>
          <w:rFonts w:ascii="Rubik" w:hAnsi="Rubik" w:cs="Rubik"/>
          <w:sz w:val="24"/>
          <w:szCs w:val="24"/>
          <w:lang w:val="en-US"/>
        </w:rPr>
        <w:t xml:space="preserve">n the </w:t>
      </w:r>
      <w:r w:rsidR="000E30A8">
        <w:rPr>
          <w:rFonts w:ascii="Rubik" w:hAnsi="Rubik" w:cs="Rubik"/>
          <w:sz w:val="24"/>
          <w:szCs w:val="24"/>
          <w:lang w:val="en-US"/>
        </w:rPr>
        <w:t>deserts of North America</w:t>
      </w:r>
      <w:r w:rsidR="00270BB0">
        <w:rPr>
          <w:rFonts w:ascii="Rubik" w:hAnsi="Rubik" w:cs="Rubik"/>
          <w:sz w:val="24"/>
          <w:szCs w:val="24"/>
          <w:lang w:val="en-US"/>
        </w:rPr>
        <w:t>,</w:t>
      </w:r>
      <w:r w:rsidR="000E30A8">
        <w:rPr>
          <w:rFonts w:ascii="Rubik" w:hAnsi="Rubik" w:cs="Rubik"/>
          <w:sz w:val="24"/>
          <w:szCs w:val="24"/>
          <w:lang w:val="en-US"/>
        </w:rPr>
        <w:t xml:space="preserve"> it is performed by ants in the deserts of South America. These organisms </w:t>
      </w:r>
      <w:r w:rsidR="000E30A8" w:rsidRPr="000E30A8">
        <w:rPr>
          <w:rFonts w:ascii="Rubik" w:hAnsi="Rubik" w:cs="Rubik"/>
          <w:sz w:val="24"/>
          <w:szCs w:val="24"/>
          <w:lang w:val="en-US"/>
        </w:rPr>
        <w:t xml:space="preserve">are related at the phylum level and therefore have </w:t>
      </w:r>
      <w:r w:rsidR="000E30A8">
        <w:rPr>
          <w:rFonts w:ascii="Rubik" w:hAnsi="Rubik" w:cs="Rubik"/>
          <w:sz w:val="24"/>
          <w:szCs w:val="24"/>
          <w:lang w:val="en-US"/>
        </w:rPr>
        <w:t xml:space="preserve">no </w:t>
      </w:r>
      <w:proofErr w:type="spellStart"/>
      <w:r w:rsidR="000E30A8">
        <w:rPr>
          <w:rFonts w:ascii="Rubik" w:hAnsi="Rubik" w:cs="Rubik"/>
          <w:sz w:val="24"/>
          <w:szCs w:val="24"/>
          <w:lang w:val="en-US"/>
        </w:rPr>
        <w:t>to</w:t>
      </w:r>
      <w:proofErr w:type="spellEnd"/>
      <w:r w:rsidR="000E30A8">
        <w:rPr>
          <w:rFonts w:ascii="Rubik" w:hAnsi="Rubik" w:cs="Rubik"/>
          <w:sz w:val="24"/>
          <w:szCs w:val="24"/>
          <w:lang w:val="en-US"/>
        </w:rPr>
        <w:t xml:space="preserve"> </w:t>
      </w:r>
      <w:r w:rsidR="000E30A8" w:rsidRPr="000E30A8">
        <w:rPr>
          <w:rFonts w:ascii="Rubik" w:hAnsi="Rubik" w:cs="Rubik"/>
          <w:sz w:val="24"/>
          <w:szCs w:val="24"/>
          <w:lang w:val="en-US"/>
        </w:rPr>
        <w:t>few ecological attributes in common.</w:t>
      </w:r>
      <w:r w:rsidR="006D0806">
        <w:rPr>
          <w:rFonts w:ascii="Rubik" w:hAnsi="Rubik" w:cs="Rubik"/>
          <w:sz w:val="24"/>
          <w:szCs w:val="24"/>
          <w:lang w:val="en-US"/>
        </w:rPr>
        <w:t xml:space="preserve"> To solve this we could measure, in both taxa, traits strongly correlated with the rate of consumption, transport and storage </w:t>
      </w:r>
      <w:r w:rsidR="006D0806">
        <w:rPr>
          <w:rFonts w:ascii="Rubik" w:hAnsi="Rubik" w:cs="Rubik"/>
          <w:sz w:val="24"/>
          <w:szCs w:val="24"/>
          <w:lang w:val="en-US"/>
        </w:rPr>
        <w:lastRenderedPageBreak/>
        <w:t xml:space="preserve">of grains (e.g.,), collate data as advised by Weiss &amp; Ray’s framework, and then weight functional indices by taxon abundance in a set of geographically replicated sites. This way we could check whether traits related to </w:t>
      </w:r>
      <w:proofErr w:type="spellStart"/>
      <w:r w:rsidR="006D0806">
        <w:rPr>
          <w:rFonts w:ascii="Rubik" w:hAnsi="Rubik" w:cs="Rubik"/>
          <w:sz w:val="24"/>
          <w:szCs w:val="24"/>
          <w:lang w:val="en-US"/>
        </w:rPr>
        <w:t>granivory</w:t>
      </w:r>
      <w:proofErr w:type="spellEnd"/>
      <w:r w:rsidR="006D0806">
        <w:rPr>
          <w:rFonts w:ascii="Rubik" w:hAnsi="Rubik" w:cs="Rubik"/>
          <w:sz w:val="24"/>
          <w:szCs w:val="24"/>
          <w:lang w:val="en-US"/>
        </w:rPr>
        <w:t xml:space="preserve"> vary across regions.</w:t>
      </w:r>
    </w:p>
    <w:p w14:paraId="2B5006DD" w14:textId="7B967643" w:rsidR="00B37A52" w:rsidRDefault="00B37A52" w:rsidP="00B37A52">
      <w:pPr>
        <w:spacing w:after="240" w:line="480" w:lineRule="auto"/>
        <w:ind w:firstLine="720"/>
        <w:rPr>
          <w:rFonts w:ascii="Rubik" w:hAnsi="Rubik" w:cs="Rubik"/>
          <w:sz w:val="24"/>
          <w:szCs w:val="24"/>
        </w:rPr>
      </w:pPr>
      <w:r>
        <w:rPr>
          <w:rFonts w:ascii="Rubik" w:hAnsi="Rubik" w:cs="Rubik"/>
          <w:sz w:val="24"/>
          <w:szCs w:val="24"/>
        </w:rPr>
        <w:t xml:space="preserve">Redundancy across taxa – ants of amazon seem to perform almost functions of that </w:t>
      </w:r>
      <w:proofErr w:type="gramStart"/>
      <w:r>
        <w:rPr>
          <w:rFonts w:ascii="Rubik" w:hAnsi="Rubik" w:cs="Rubik"/>
          <w:sz w:val="24"/>
          <w:szCs w:val="24"/>
        </w:rPr>
        <w:t>ecosystem..</w:t>
      </w:r>
      <w:proofErr w:type="gramEnd"/>
      <w:r>
        <w:rPr>
          <w:rFonts w:ascii="Rubik" w:hAnsi="Rubik" w:cs="Rubik"/>
          <w:sz w:val="24"/>
          <w:szCs w:val="24"/>
        </w:rPr>
        <w:t xml:space="preserve"> how to discuss this factor?</w:t>
      </w:r>
    </w:p>
    <w:p w14:paraId="25E0160F" w14:textId="7081A1BF" w:rsidR="00B37A52" w:rsidRDefault="00B37A52" w:rsidP="002D4661">
      <w:pPr>
        <w:spacing w:after="240" w:line="480" w:lineRule="auto"/>
        <w:ind w:firstLine="720"/>
        <w:rPr>
          <w:rFonts w:ascii="Rubik" w:hAnsi="Rubik" w:cs="Rubik"/>
          <w:sz w:val="24"/>
          <w:szCs w:val="24"/>
          <w:lang w:val="en-US"/>
        </w:rPr>
      </w:pPr>
    </w:p>
    <w:p w14:paraId="0C8C486A" w14:textId="60E21764" w:rsidR="006D0806" w:rsidRDefault="006D0806" w:rsidP="002D4661">
      <w:pPr>
        <w:spacing w:after="240" w:line="480" w:lineRule="auto"/>
        <w:ind w:firstLine="720"/>
        <w:rPr>
          <w:rFonts w:ascii="Rubik" w:hAnsi="Rubik" w:cs="Rubik"/>
          <w:sz w:val="24"/>
          <w:szCs w:val="24"/>
          <w:lang w:val="en-US"/>
        </w:rPr>
      </w:pPr>
    </w:p>
    <w:p w14:paraId="5CA831FD" w14:textId="1BCBEDC9" w:rsidR="006D0806" w:rsidRDefault="006D0806" w:rsidP="002D4661">
      <w:pPr>
        <w:spacing w:after="240" w:line="480" w:lineRule="auto"/>
        <w:ind w:firstLine="720"/>
        <w:rPr>
          <w:rFonts w:ascii="Rubik" w:hAnsi="Rubik" w:cs="Rubik"/>
          <w:sz w:val="24"/>
          <w:szCs w:val="24"/>
          <w:lang w:val="en-US"/>
        </w:rPr>
      </w:pPr>
    </w:p>
    <w:p w14:paraId="796E0737" w14:textId="742EF0F6" w:rsidR="006D0806" w:rsidRDefault="006D0806" w:rsidP="002D4661">
      <w:pPr>
        <w:spacing w:after="240" w:line="480" w:lineRule="auto"/>
        <w:ind w:firstLine="720"/>
        <w:rPr>
          <w:rFonts w:ascii="Rubik" w:hAnsi="Rubik" w:cs="Rubik"/>
          <w:sz w:val="24"/>
          <w:szCs w:val="24"/>
          <w:lang w:val="en-US"/>
        </w:rPr>
      </w:pPr>
    </w:p>
    <w:p w14:paraId="166C51E8" w14:textId="4E20C285" w:rsidR="002D4661" w:rsidRDefault="00520A36" w:rsidP="002D4661">
      <w:pPr>
        <w:spacing w:after="240" w:line="480" w:lineRule="auto"/>
        <w:ind w:firstLine="720"/>
        <w:rPr>
          <w:rFonts w:ascii="Rubik" w:hAnsi="Rubik" w:cs="Rubik"/>
          <w:sz w:val="24"/>
          <w:szCs w:val="24"/>
        </w:rPr>
      </w:pPr>
      <w:r w:rsidRPr="00C10954">
        <w:rPr>
          <w:rFonts w:ascii="Rubik" w:hAnsi="Rubik" w:cs="Rubik"/>
          <w:sz w:val="24"/>
          <w:szCs w:val="24"/>
          <w:lang w:val="en-US"/>
        </w:rPr>
        <w:lastRenderedPageBreak/>
        <w:t xml:space="preserve"> </w:t>
      </w:r>
      <w:r w:rsidR="002D4661" w:rsidRPr="00617BB8">
        <w:rPr>
          <w:rFonts w:ascii="Rubik" w:hAnsi="Rubik" w:cs="Rubik"/>
          <w:noProof/>
          <w:sz w:val="24"/>
          <w:szCs w:val="24"/>
          <w:bdr w:val="none" w:sz="0" w:space="0" w:color="auto" w:frame="1"/>
        </w:rPr>
        <w:drawing>
          <wp:inline distT="0" distB="0" distL="0" distR="0" wp14:anchorId="2FCA6BAD" wp14:editId="039193C8">
            <wp:extent cx="5684808" cy="3822669"/>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6726" cy="3837407"/>
                    </a:xfrm>
                    <a:prstGeom prst="rect">
                      <a:avLst/>
                    </a:prstGeom>
                    <a:noFill/>
                    <a:ln>
                      <a:noFill/>
                    </a:ln>
                  </pic:spPr>
                </pic:pic>
              </a:graphicData>
            </a:graphic>
          </wp:inline>
        </w:drawing>
      </w:r>
    </w:p>
    <w:p w14:paraId="59D350B1" w14:textId="5A9FA605" w:rsidR="002D4661" w:rsidRDefault="002D4661" w:rsidP="00DE0103">
      <w:pPr>
        <w:spacing w:after="240" w:line="480" w:lineRule="auto"/>
        <w:rPr>
          <w:rFonts w:ascii="Rubik" w:hAnsi="Rubik" w:cs="Rubik"/>
          <w:sz w:val="24"/>
          <w:szCs w:val="24"/>
        </w:rPr>
      </w:pPr>
      <w:r>
        <w:rPr>
          <w:rFonts w:ascii="Rubik" w:hAnsi="Rubik" w:cs="Rubik"/>
          <w:sz w:val="24"/>
          <w:szCs w:val="24"/>
        </w:rPr>
        <w:t>Fig. 6: Conceptual framework showing the processes being addressed as we dive deeper in the tree of life.</w:t>
      </w:r>
    </w:p>
    <w:p w14:paraId="5811E068" w14:textId="77777777" w:rsidR="006D0806" w:rsidRDefault="006D0806" w:rsidP="00617BB8">
      <w:pPr>
        <w:spacing w:after="240" w:line="480" w:lineRule="auto"/>
        <w:rPr>
          <w:rFonts w:ascii="Rubik" w:eastAsia="Times New Roman" w:hAnsi="Rubik" w:cs="Rubik"/>
          <w:sz w:val="24"/>
          <w:szCs w:val="24"/>
          <w:lang w:val="en-US"/>
        </w:rPr>
      </w:pPr>
    </w:p>
    <w:p w14:paraId="48FD8A19" w14:textId="7D2886FC" w:rsidR="00EE5E8A" w:rsidRDefault="00EE5E8A" w:rsidP="00617BB8">
      <w:pPr>
        <w:spacing w:after="240" w:line="480" w:lineRule="auto"/>
        <w:rPr>
          <w:rFonts w:ascii="Rubik" w:hAnsi="Rubik" w:cs="Rubik"/>
          <w:sz w:val="24"/>
          <w:szCs w:val="24"/>
        </w:rPr>
      </w:pPr>
    </w:p>
    <w:p w14:paraId="23E4CBE7" w14:textId="5B1BFFF0" w:rsidR="004E43F7" w:rsidRPr="00617BB8" w:rsidRDefault="004E43F7" w:rsidP="004E43F7">
      <w:pPr>
        <w:spacing w:after="240" w:line="480" w:lineRule="auto"/>
        <w:rPr>
          <w:rFonts w:ascii="Rubik" w:hAnsi="Rubik" w:cs="Rubik"/>
          <w:sz w:val="24"/>
          <w:szCs w:val="24"/>
        </w:rPr>
      </w:pPr>
      <w:r>
        <w:rPr>
          <w:rFonts w:ascii="Rubik" w:hAnsi="Rubik" w:cs="Rubik"/>
          <w:sz w:val="24"/>
          <w:szCs w:val="24"/>
        </w:rPr>
        <w:t>F</w:t>
      </w:r>
      <w:r w:rsidRPr="00617BB8">
        <w:rPr>
          <w:rFonts w:ascii="Rubik" w:hAnsi="Rubik" w:cs="Rubik"/>
          <w:sz w:val="24"/>
          <w:szCs w:val="24"/>
        </w:rPr>
        <w:t>unctional ecology is moving from indexes based on dendrograms and distance matrices (</w:t>
      </w:r>
      <w:proofErr w:type="spellStart"/>
      <w:proofErr w:type="gramStart"/>
      <w:r w:rsidRPr="00617BB8">
        <w:rPr>
          <w:rFonts w:ascii="Rubik" w:hAnsi="Rubik" w:cs="Rubik"/>
          <w:sz w:val="24"/>
          <w:szCs w:val="24"/>
        </w:rPr>
        <w:t>eg</w:t>
      </w:r>
      <w:proofErr w:type="spellEnd"/>
      <w:proofErr w:type="gramEnd"/>
      <w:r w:rsidRPr="00617BB8">
        <w:rPr>
          <w:rFonts w:ascii="Rubik" w:hAnsi="Rubik" w:cs="Rubik"/>
          <w:sz w:val="24"/>
          <w:szCs w:val="24"/>
        </w:rPr>
        <w:t xml:space="preserve"> Webb et al. 2002, Petchey &amp; Gaston 2006) toward more sophisticated methods based on convex-hulls (Cornwell et al. 2006, </w:t>
      </w:r>
      <w:proofErr w:type="spellStart"/>
      <w:r w:rsidRPr="00617BB8">
        <w:rPr>
          <w:rFonts w:ascii="Rubik" w:hAnsi="Rubik" w:cs="Rubik"/>
          <w:sz w:val="24"/>
          <w:szCs w:val="24"/>
        </w:rPr>
        <w:t>Leprieur</w:t>
      </w:r>
      <w:proofErr w:type="spellEnd"/>
      <w:r w:rsidRPr="00617BB8">
        <w:rPr>
          <w:rFonts w:ascii="Rubik" w:hAnsi="Rubik" w:cs="Rubik"/>
          <w:sz w:val="24"/>
          <w:szCs w:val="24"/>
        </w:rPr>
        <w:t xml:space="preserve"> et al. 2008) and hypervolumes (Blonder et al. 2014, 2017)</w:t>
      </w:r>
      <w:r>
        <w:rPr>
          <w:rFonts w:ascii="Rubik" w:hAnsi="Rubik" w:cs="Rubik"/>
          <w:sz w:val="24"/>
          <w:szCs w:val="24"/>
        </w:rPr>
        <w:t xml:space="preserve"> (reviewed by </w:t>
      </w:r>
      <w:proofErr w:type="spellStart"/>
      <w:r>
        <w:rPr>
          <w:rFonts w:ascii="Rubik" w:hAnsi="Rubik" w:cs="Rubik"/>
          <w:sz w:val="24"/>
          <w:szCs w:val="24"/>
        </w:rPr>
        <w:t>Mammola</w:t>
      </w:r>
      <w:proofErr w:type="spellEnd"/>
      <w:r>
        <w:rPr>
          <w:rFonts w:ascii="Rubik" w:hAnsi="Rubik" w:cs="Rubik"/>
          <w:sz w:val="24"/>
          <w:szCs w:val="24"/>
        </w:rPr>
        <w:t xml:space="preserve"> et al. 2021)</w:t>
      </w:r>
      <w:r w:rsidRPr="00617BB8">
        <w:rPr>
          <w:rFonts w:ascii="Rubik" w:hAnsi="Rubik" w:cs="Rubik"/>
          <w:sz w:val="24"/>
          <w:szCs w:val="24"/>
        </w:rPr>
        <w:t xml:space="preserve">. </w:t>
      </w:r>
    </w:p>
    <w:p w14:paraId="35C29CA7" w14:textId="77777777" w:rsidR="008478F9" w:rsidRPr="00617BB8" w:rsidRDefault="008478F9" w:rsidP="008478F9">
      <w:pPr>
        <w:spacing w:after="240" w:line="480" w:lineRule="auto"/>
        <w:rPr>
          <w:rFonts w:ascii="Rubik" w:hAnsi="Rubik" w:cs="Rubik"/>
          <w:sz w:val="24"/>
          <w:szCs w:val="24"/>
        </w:rPr>
      </w:pPr>
      <w:r w:rsidRPr="00617BB8">
        <w:rPr>
          <w:rFonts w:ascii="Rubik" w:hAnsi="Rubik" w:cs="Rubik"/>
          <w:sz w:val="24"/>
          <w:szCs w:val="24"/>
        </w:rPr>
        <w:lastRenderedPageBreak/>
        <w:t xml:space="preserve">For example, one dominant research area is ecological indicator analysis (citation). If we have cross-taxa occurrence and trait data, we can elect the indicator taxa based on both local richness and functional diversity, and even elect the most functionally distinctive indicator taxa based on a combination of trait </w:t>
      </w:r>
      <w:commentRangeStart w:id="60"/>
      <w:r w:rsidRPr="00617BB8">
        <w:rPr>
          <w:rFonts w:ascii="Rubik" w:hAnsi="Rubik" w:cs="Rubik"/>
          <w:sz w:val="24"/>
          <w:szCs w:val="24"/>
        </w:rPr>
        <w:t>values</w:t>
      </w:r>
      <w:commentRangeEnd w:id="60"/>
      <w:r w:rsidRPr="00617BB8">
        <w:rPr>
          <w:rFonts w:ascii="Rubik" w:hAnsi="Rubik" w:cs="Rubik"/>
          <w:sz w:val="24"/>
          <w:szCs w:val="24"/>
        </w:rPr>
        <w:commentReference w:id="60"/>
      </w:r>
      <w:r w:rsidRPr="00617BB8">
        <w:rPr>
          <w:rFonts w:ascii="Rubik" w:hAnsi="Rubik" w:cs="Rubik"/>
          <w:sz w:val="24"/>
          <w:szCs w:val="24"/>
        </w:rPr>
        <w:t>.</w:t>
      </w:r>
    </w:p>
    <w:p w14:paraId="06007EE0" w14:textId="77777777" w:rsidR="008478F9" w:rsidRPr="00617BB8" w:rsidRDefault="008478F9" w:rsidP="008478F9">
      <w:pPr>
        <w:spacing w:after="240" w:line="480" w:lineRule="auto"/>
        <w:rPr>
          <w:rFonts w:ascii="Rubik" w:hAnsi="Rubik" w:cs="Rubik"/>
          <w:sz w:val="24"/>
          <w:szCs w:val="24"/>
        </w:rPr>
      </w:pPr>
      <w:r w:rsidRPr="00617BB8">
        <w:rPr>
          <w:rFonts w:ascii="Rubik" w:hAnsi="Rubik" w:cs="Rubik"/>
          <w:sz w:val="24"/>
          <w:szCs w:val="24"/>
        </w:rPr>
        <w:t xml:space="preserve">We can also prioritize conservation considering multiple dimensions of biodiversity (Brum et al. 2017, </w:t>
      </w:r>
      <w:proofErr w:type="spellStart"/>
      <w:r w:rsidRPr="00617BB8">
        <w:rPr>
          <w:rFonts w:ascii="Rubik" w:hAnsi="Rubik" w:cs="Rubik"/>
          <w:sz w:val="24"/>
          <w:szCs w:val="24"/>
        </w:rPr>
        <w:t>Dobrovolski</w:t>
      </w:r>
      <w:proofErr w:type="spellEnd"/>
      <w:r w:rsidRPr="00617BB8">
        <w:rPr>
          <w:rFonts w:ascii="Rubik" w:hAnsi="Rubik" w:cs="Rubik"/>
          <w:sz w:val="24"/>
          <w:szCs w:val="24"/>
        </w:rPr>
        <w:t xml:space="preserve"> et al., </w:t>
      </w:r>
      <w:proofErr w:type="spellStart"/>
      <w:r w:rsidRPr="00617BB8">
        <w:rPr>
          <w:rFonts w:ascii="Rubik" w:hAnsi="Rubik" w:cs="Rubik"/>
          <w:sz w:val="24"/>
          <w:szCs w:val="24"/>
        </w:rPr>
        <w:t>Sobral</w:t>
      </w:r>
      <w:proofErr w:type="spellEnd"/>
      <w:r w:rsidRPr="00617BB8">
        <w:rPr>
          <w:rFonts w:ascii="Rubik" w:hAnsi="Rubik" w:cs="Rubik"/>
          <w:sz w:val="24"/>
          <w:szCs w:val="24"/>
        </w:rPr>
        <w:t xml:space="preserve"> et al.) and consider areas of importance considering species endemicity and functional distinctiveness. </w:t>
      </w:r>
    </w:p>
    <w:p w14:paraId="5C10006F" w14:textId="77777777" w:rsidR="008478F9" w:rsidRPr="00617BB8" w:rsidRDefault="008478F9" w:rsidP="008478F9">
      <w:pPr>
        <w:spacing w:after="240" w:line="480" w:lineRule="auto"/>
        <w:rPr>
          <w:rFonts w:ascii="Rubik" w:hAnsi="Rubik" w:cs="Rubik"/>
          <w:sz w:val="24"/>
          <w:szCs w:val="24"/>
        </w:rPr>
      </w:pPr>
      <w:r w:rsidRPr="00617BB8">
        <w:rPr>
          <w:rFonts w:ascii="Rubik" w:hAnsi="Rubik" w:cs="Rubik"/>
          <w:sz w:val="24"/>
          <w:szCs w:val="24"/>
        </w:rPr>
        <w:t>And most importantly, we can evaluate which species or group is more critical to a given function and, finally, we can evaluate what combined taxa can do together relative to what can do in particular.</w:t>
      </w:r>
    </w:p>
    <w:p w14:paraId="6CED90D7" w14:textId="6470B833" w:rsidR="008478F9" w:rsidRPr="00617BB8" w:rsidRDefault="008478F9" w:rsidP="008478F9">
      <w:pPr>
        <w:spacing w:after="240" w:line="480" w:lineRule="auto"/>
        <w:rPr>
          <w:rFonts w:ascii="Rubik" w:hAnsi="Rubik" w:cs="Rubik"/>
          <w:sz w:val="24"/>
          <w:szCs w:val="24"/>
        </w:rPr>
      </w:pPr>
      <w:r w:rsidRPr="00617BB8">
        <w:rPr>
          <w:rFonts w:ascii="Rubik" w:hAnsi="Rubik" w:cs="Rubik"/>
          <w:sz w:val="24"/>
          <w:szCs w:val="24"/>
        </w:rPr>
        <w:t xml:space="preserve">We advocate that using an approach combining cross-taxa data, with </w:t>
      </w:r>
      <w:r w:rsidR="00B37A52" w:rsidRPr="00617BB8">
        <w:rPr>
          <w:rFonts w:ascii="Rubik" w:hAnsi="Rubik" w:cs="Rubik"/>
          <w:sz w:val="24"/>
          <w:szCs w:val="24"/>
        </w:rPr>
        <w:t>careful</w:t>
      </w:r>
      <w:r w:rsidRPr="00617BB8">
        <w:rPr>
          <w:rFonts w:ascii="Rubik" w:hAnsi="Rubik" w:cs="Rubik"/>
          <w:sz w:val="24"/>
          <w:szCs w:val="24"/>
        </w:rPr>
        <w:t xml:space="preserve"> thinking about traits and the functions they represent over different taxa can aid ecology to advance the taxonomic frontiers of data, and go beyond by achieving the understanding of the functioning of whole communities and ecosystems (ecosystem components).</w:t>
      </w:r>
    </w:p>
    <w:p w14:paraId="3C6E95A7" w14:textId="797004A7" w:rsidR="005843AC" w:rsidRDefault="005843AC" w:rsidP="00617BB8">
      <w:pPr>
        <w:spacing w:after="240" w:line="480" w:lineRule="auto"/>
        <w:rPr>
          <w:rFonts w:ascii="Rubik" w:hAnsi="Rubik" w:cs="Rubik"/>
          <w:sz w:val="24"/>
          <w:szCs w:val="24"/>
        </w:rPr>
      </w:pPr>
    </w:p>
    <w:p w14:paraId="596F6477" w14:textId="77777777" w:rsidR="005843AC" w:rsidRPr="00617BB8" w:rsidRDefault="005843AC" w:rsidP="00617BB8">
      <w:pPr>
        <w:spacing w:after="240" w:line="480" w:lineRule="auto"/>
        <w:rPr>
          <w:rFonts w:ascii="Rubik" w:hAnsi="Rubik" w:cs="Rubik"/>
          <w:sz w:val="24"/>
          <w:szCs w:val="24"/>
        </w:rPr>
      </w:pPr>
    </w:p>
    <w:p w14:paraId="21036635" w14:textId="77777777" w:rsidR="003D3F1C" w:rsidRPr="00617BB8" w:rsidRDefault="003D3F1C" w:rsidP="00617BB8">
      <w:pPr>
        <w:spacing w:after="240" w:line="480" w:lineRule="auto"/>
        <w:rPr>
          <w:rFonts w:ascii="Rubik" w:hAnsi="Rubik" w:cs="Rubik"/>
          <w:sz w:val="24"/>
          <w:szCs w:val="24"/>
        </w:rPr>
      </w:pPr>
    </w:p>
    <w:p w14:paraId="23B09CED" w14:textId="67857F46" w:rsidR="001E6E26" w:rsidRPr="00617BB8" w:rsidRDefault="001E6E26" w:rsidP="00617BB8">
      <w:pPr>
        <w:spacing w:after="240" w:line="480" w:lineRule="auto"/>
        <w:rPr>
          <w:rFonts w:ascii="Rubik" w:hAnsi="Rubik" w:cs="Rubik"/>
          <w:sz w:val="24"/>
          <w:szCs w:val="24"/>
        </w:rPr>
      </w:pPr>
    </w:p>
    <w:p w14:paraId="01992988" w14:textId="060DBD49" w:rsidR="001E6E26" w:rsidRPr="00AA7F0B" w:rsidRDefault="001E6E26" w:rsidP="00617BB8">
      <w:pPr>
        <w:spacing w:after="240" w:line="480" w:lineRule="auto"/>
        <w:rPr>
          <w:rFonts w:ascii="Rubik" w:hAnsi="Rubik" w:cs="Rubik"/>
          <w:sz w:val="24"/>
          <w:szCs w:val="24"/>
          <w:lang w:val="pt-BR"/>
        </w:rPr>
      </w:pPr>
      <w:proofErr w:type="spellStart"/>
      <w:r w:rsidRPr="00AA7F0B">
        <w:rPr>
          <w:rFonts w:ascii="Rubik" w:hAnsi="Rubik" w:cs="Rubik"/>
          <w:sz w:val="24"/>
          <w:szCs w:val="24"/>
          <w:lang w:val="pt-BR"/>
        </w:rPr>
        <w:lastRenderedPageBreak/>
        <w:t>Concept</w:t>
      </w:r>
      <w:proofErr w:type="spellEnd"/>
      <w:r w:rsidRPr="00AA7F0B">
        <w:rPr>
          <w:rFonts w:ascii="Rubik" w:hAnsi="Rubik" w:cs="Rubik"/>
          <w:sz w:val="24"/>
          <w:szCs w:val="24"/>
          <w:lang w:val="pt-BR"/>
        </w:rPr>
        <w:t>:</w:t>
      </w:r>
    </w:p>
    <w:p w14:paraId="58233ED5" w14:textId="2D472CC5" w:rsidR="006F51DD" w:rsidRPr="006F51DD" w:rsidRDefault="006F51DD" w:rsidP="00617BB8">
      <w:pPr>
        <w:spacing w:after="240" w:line="480" w:lineRule="auto"/>
        <w:rPr>
          <w:rFonts w:ascii="Rubik" w:hAnsi="Rubik" w:cs="Rubik"/>
          <w:sz w:val="24"/>
          <w:szCs w:val="24"/>
          <w:lang w:val="pt-BR"/>
        </w:rPr>
      </w:pPr>
      <w:r w:rsidRPr="006F51DD">
        <w:rPr>
          <w:rFonts w:ascii="Rubik" w:hAnsi="Rubik" w:cs="Rubik"/>
          <w:sz w:val="24"/>
          <w:szCs w:val="24"/>
          <w:lang w:val="pt-BR"/>
        </w:rPr>
        <w:t>Monitoram</w:t>
      </w:r>
    </w:p>
    <w:p w14:paraId="289DBC7A" w14:textId="4FEA4D03" w:rsidR="006F51DD" w:rsidRPr="006F51DD" w:rsidRDefault="006F51DD" w:rsidP="00617BB8">
      <w:pPr>
        <w:spacing w:after="240" w:line="480" w:lineRule="auto"/>
        <w:rPr>
          <w:rFonts w:ascii="Rubik" w:hAnsi="Rubik" w:cs="Rubik"/>
          <w:sz w:val="24"/>
          <w:szCs w:val="24"/>
          <w:lang w:val="pt-BR"/>
        </w:rPr>
      </w:pPr>
      <w:r w:rsidRPr="006F51DD">
        <w:rPr>
          <w:rFonts w:ascii="Rubik" w:hAnsi="Rubik" w:cs="Rubik"/>
          <w:sz w:val="24"/>
          <w:szCs w:val="24"/>
          <w:lang w:val="pt-BR"/>
        </w:rPr>
        <w:t>Entendimento</w:t>
      </w:r>
    </w:p>
    <w:p w14:paraId="3120A18E" w14:textId="611683AD" w:rsidR="006F51DD" w:rsidRDefault="006F51DD" w:rsidP="00617BB8">
      <w:pPr>
        <w:spacing w:after="240" w:line="480" w:lineRule="auto"/>
        <w:rPr>
          <w:rFonts w:ascii="Rubik" w:hAnsi="Rubik" w:cs="Rubik"/>
          <w:sz w:val="24"/>
          <w:szCs w:val="24"/>
          <w:lang w:val="pt-BR"/>
        </w:rPr>
      </w:pPr>
      <w:proofErr w:type="spellStart"/>
      <w:r w:rsidRPr="006F51DD">
        <w:rPr>
          <w:rFonts w:ascii="Rubik" w:hAnsi="Rubik" w:cs="Rubik"/>
          <w:sz w:val="24"/>
          <w:szCs w:val="24"/>
          <w:lang w:val="pt-BR"/>
        </w:rPr>
        <w:t>Relacoes</w:t>
      </w:r>
      <w:proofErr w:type="spellEnd"/>
      <w:r w:rsidRPr="006F51DD">
        <w:rPr>
          <w:rFonts w:ascii="Rubik" w:hAnsi="Rubik" w:cs="Rubik"/>
          <w:sz w:val="24"/>
          <w:szCs w:val="24"/>
          <w:lang w:val="pt-BR"/>
        </w:rPr>
        <w:t xml:space="preserve"> entre </w:t>
      </w:r>
      <w:proofErr w:type="spellStart"/>
      <w:r w:rsidRPr="006F51DD">
        <w:rPr>
          <w:rFonts w:ascii="Rubik" w:hAnsi="Rubik" w:cs="Rubik"/>
          <w:sz w:val="24"/>
          <w:szCs w:val="24"/>
          <w:lang w:val="pt-BR"/>
        </w:rPr>
        <w:t>o</w:t>
      </w:r>
      <w:r>
        <w:rPr>
          <w:rFonts w:ascii="Rubik" w:hAnsi="Rubik" w:cs="Rubik"/>
          <w:sz w:val="24"/>
          <w:szCs w:val="24"/>
          <w:lang w:val="pt-BR"/>
        </w:rPr>
        <w:t>rganismso</w:t>
      </w:r>
      <w:proofErr w:type="spellEnd"/>
    </w:p>
    <w:p w14:paraId="37C67D62" w14:textId="135C8B80" w:rsidR="006F51DD" w:rsidRPr="006F51DD" w:rsidRDefault="006F51DD" w:rsidP="00617BB8">
      <w:pPr>
        <w:spacing w:after="240" w:line="480" w:lineRule="auto"/>
        <w:rPr>
          <w:rFonts w:ascii="Rubik" w:hAnsi="Rubik" w:cs="Rubik"/>
          <w:sz w:val="24"/>
          <w:szCs w:val="24"/>
          <w:lang w:val="pt-BR"/>
        </w:rPr>
      </w:pPr>
      <w:r>
        <w:rPr>
          <w:rFonts w:ascii="Rubik" w:hAnsi="Rubik" w:cs="Rubik"/>
          <w:sz w:val="24"/>
          <w:szCs w:val="24"/>
          <w:lang w:val="pt-BR"/>
        </w:rPr>
        <w:t xml:space="preserve">Pedro </w:t>
      </w:r>
      <w:proofErr w:type="gramStart"/>
      <w:r>
        <w:rPr>
          <w:rFonts w:ascii="Rubik" w:hAnsi="Rubik" w:cs="Rubik"/>
          <w:sz w:val="24"/>
          <w:szCs w:val="24"/>
          <w:lang w:val="pt-BR"/>
        </w:rPr>
        <w:t>jordano</w:t>
      </w:r>
      <w:proofErr w:type="gramEnd"/>
      <w:r>
        <w:rPr>
          <w:rFonts w:ascii="Rubik" w:hAnsi="Rubik" w:cs="Rubik"/>
          <w:sz w:val="24"/>
          <w:szCs w:val="24"/>
          <w:lang w:val="pt-BR"/>
        </w:rPr>
        <w:t xml:space="preserve"> </w:t>
      </w:r>
      <w:r w:rsidR="007E6917">
        <w:rPr>
          <w:rFonts w:ascii="Rubik" w:hAnsi="Rubik" w:cs="Rubik"/>
          <w:sz w:val="24"/>
          <w:szCs w:val="24"/>
          <w:lang w:val="pt-BR"/>
        </w:rPr>
        <w:t>–</w:t>
      </w:r>
      <w:r>
        <w:rPr>
          <w:rFonts w:ascii="Rubik" w:hAnsi="Rubik" w:cs="Rubik"/>
          <w:sz w:val="24"/>
          <w:szCs w:val="24"/>
          <w:lang w:val="pt-BR"/>
        </w:rPr>
        <w:t xml:space="preserve"> </w:t>
      </w:r>
      <w:r w:rsidR="007E6917">
        <w:rPr>
          <w:rFonts w:ascii="Rubik" w:hAnsi="Rubik" w:cs="Rubik"/>
          <w:sz w:val="24"/>
          <w:szCs w:val="24"/>
          <w:lang w:val="pt-BR"/>
        </w:rPr>
        <w:t>tamanho do fruto e tamanho do dispersor</w:t>
      </w:r>
    </w:p>
    <w:p w14:paraId="0F56AD6E" w14:textId="365BDF8D" w:rsidR="001B6385" w:rsidRDefault="001B6385" w:rsidP="00617BB8">
      <w:pPr>
        <w:spacing w:after="240" w:line="480" w:lineRule="auto"/>
        <w:rPr>
          <w:rFonts w:ascii="Rubik" w:hAnsi="Rubik" w:cs="Rubik"/>
          <w:sz w:val="24"/>
          <w:szCs w:val="24"/>
          <w:lang w:val="pt-BR"/>
        </w:rPr>
      </w:pPr>
    </w:p>
    <w:p w14:paraId="7D9BF152" w14:textId="62873A54" w:rsidR="00B37A52" w:rsidRDefault="00B37A52" w:rsidP="00617BB8">
      <w:pPr>
        <w:spacing w:after="240" w:line="480" w:lineRule="auto"/>
        <w:rPr>
          <w:rFonts w:ascii="Rubik" w:hAnsi="Rubik" w:cs="Rubik"/>
          <w:sz w:val="24"/>
          <w:szCs w:val="24"/>
          <w:lang w:val="pt-BR"/>
        </w:rPr>
      </w:pPr>
    </w:p>
    <w:p w14:paraId="78D58C3E" w14:textId="77777777" w:rsidR="00B37A52" w:rsidRDefault="00B37A52" w:rsidP="00617BB8">
      <w:pPr>
        <w:spacing w:after="240" w:line="480" w:lineRule="auto"/>
        <w:rPr>
          <w:rFonts w:ascii="Rubik" w:hAnsi="Rubik" w:cs="Rubik"/>
          <w:sz w:val="24"/>
          <w:szCs w:val="24"/>
          <w:lang w:val="pt-BR"/>
        </w:rPr>
      </w:pPr>
    </w:p>
    <w:p w14:paraId="0E174090" w14:textId="77777777" w:rsidR="00DA19A6" w:rsidRPr="00AA7F0B" w:rsidRDefault="00DA19A6" w:rsidP="00DA19A6">
      <w:pPr>
        <w:spacing w:after="240" w:line="480" w:lineRule="auto"/>
        <w:rPr>
          <w:rFonts w:ascii="Rubik" w:hAnsi="Rubik" w:cs="Rubik"/>
          <w:b/>
          <w:bCs/>
          <w:sz w:val="24"/>
          <w:szCs w:val="24"/>
          <w:lang w:val="en-US"/>
        </w:rPr>
      </w:pPr>
      <w:r w:rsidRPr="00AA7F0B">
        <w:rPr>
          <w:rFonts w:ascii="Rubik" w:hAnsi="Rubik" w:cs="Rubik"/>
          <w:b/>
          <w:bCs/>
          <w:sz w:val="24"/>
          <w:szCs w:val="24"/>
          <w:lang w:val="en-US"/>
        </w:rPr>
        <w:t>Good examples</w:t>
      </w:r>
    </w:p>
    <w:p w14:paraId="511E4C91" w14:textId="126C42A7" w:rsidR="00A15F8C" w:rsidRPr="00617BB8" w:rsidRDefault="00A15F8C" w:rsidP="00617BB8">
      <w:pPr>
        <w:spacing w:after="240" w:line="480" w:lineRule="auto"/>
        <w:rPr>
          <w:rFonts w:ascii="Rubik" w:hAnsi="Rubik" w:cs="Rubik"/>
          <w:sz w:val="24"/>
          <w:szCs w:val="24"/>
        </w:rPr>
      </w:pPr>
    </w:p>
    <w:p w14:paraId="5E45AA54" w14:textId="31E1E882" w:rsidR="00A15F8C" w:rsidRPr="00617BB8" w:rsidRDefault="00A15F8C" w:rsidP="00617BB8">
      <w:pPr>
        <w:spacing w:after="240" w:line="480" w:lineRule="auto"/>
        <w:rPr>
          <w:rFonts w:ascii="Rubik" w:hAnsi="Rubik" w:cs="Rubik"/>
          <w:sz w:val="24"/>
          <w:szCs w:val="24"/>
        </w:rPr>
      </w:pPr>
      <w:r w:rsidRPr="00617BB8">
        <w:rPr>
          <w:rFonts w:ascii="Rubik" w:hAnsi="Rubik" w:cs="Rubik"/>
          <w:sz w:val="24"/>
          <w:szCs w:val="24"/>
        </w:rPr>
        <w:t>Froehlich et al. 2016 Aquaculture – nice to discuss</w:t>
      </w:r>
    </w:p>
    <w:p w14:paraId="42A18517" w14:textId="157F2C3A" w:rsidR="00CC60D8" w:rsidRPr="00617BB8" w:rsidRDefault="00CC60D8" w:rsidP="00617BB8">
      <w:pPr>
        <w:spacing w:after="240" w:line="480" w:lineRule="auto"/>
        <w:rPr>
          <w:rFonts w:ascii="Rubik" w:hAnsi="Rubik" w:cs="Rubik"/>
          <w:sz w:val="24"/>
          <w:szCs w:val="24"/>
        </w:rPr>
      </w:pPr>
      <w:r w:rsidRPr="00617BB8">
        <w:rPr>
          <w:rFonts w:ascii="Rubik" w:hAnsi="Rubik" w:cs="Rubik"/>
          <w:sz w:val="24"/>
          <w:szCs w:val="24"/>
        </w:rPr>
        <w:t>Mori et al. 2015 nice to discuss</w:t>
      </w:r>
      <w:r w:rsidR="00123E19" w:rsidRPr="00617BB8">
        <w:rPr>
          <w:rFonts w:ascii="Rubik" w:hAnsi="Rubik" w:cs="Rubik"/>
          <w:sz w:val="24"/>
          <w:szCs w:val="24"/>
        </w:rPr>
        <w:t xml:space="preserve"> – dispersion traits plants and other</w:t>
      </w:r>
    </w:p>
    <w:p w14:paraId="5C17B2B7" w14:textId="05445FE4" w:rsidR="00CC60D8" w:rsidRPr="00617BB8" w:rsidRDefault="00631951" w:rsidP="00617BB8">
      <w:pPr>
        <w:spacing w:after="240" w:line="480" w:lineRule="auto"/>
        <w:rPr>
          <w:rFonts w:ascii="Rubik" w:hAnsi="Rubik" w:cs="Rubik"/>
          <w:sz w:val="24"/>
          <w:szCs w:val="24"/>
          <w:lang w:val="en-US"/>
        </w:rPr>
      </w:pPr>
      <w:r w:rsidRPr="00617BB8">
        <w:rPr>
          <w:rFonts w:ascii="Rubik" w:hAnsi="Rubik" w:cs="Rubik"/>
          <w:sz w:val="24"/>
          <w:szCs w:val="24"/>
          <w:lang w:val="en-US"/>
        </w:rPr>
        <w:t xml:space="preserve">Bruno K.C. </w:t>
      </w:r>
      <w:proofErr w:type="spellStart"/>
      <w:r w:rsidRPr="00617BB8">
        <w:rPr>
          <w:rFonts w:ascii="Rubik" w:hAnsi="Rubik" w:cs="Rubik"/>
          <w:sz w:val="24"/>
          <w:szCs w:val="24"/>
          <w:lang w:val="en-US"/>
        </w:rPr>
        <w:t>Filgueiras</w:t>
      </w:r>
      <w:proofErr w:type="spellEnd"/>
      <w:r w:rsidRPr="00617BB8">
        <w:rPr>
          <w:rFonts w:ascii="Rubik" w:hAnsi="Rubik" w:cs="Rubik"/>
          <w:sz w:val="24"/>
          <w:szCs w:val="24"/>
          <w:lang w:val="en-US"/>
        </w:rPr>
        <w:t xml:space="preserve"> – congruence on insects - fragmentation</w:t>
      </w:r>
    </w:p>
    <w:p w14:paraId="4FDF3375" w14:textId="2A79E5A5" w:rsidR="00A15F8C" w:rsidRPr="00617BB8" w:rsidRDefault="00F056F0" w:rsidP="00617BB8">
      <w:pPr>
        <w:spacing w:after="240" w:line="480" w:lineRule="auto"/>
        <w:rPr>
          <w:rFonts w:ascii="Rubik" w:hAnsi="Rubik" w:cs="Rubik"/>
          <w:sz w:val="24"/>
          <w:szCs w:val="24"/>
          <w:lang w:val="en-US"/>
        </w:rPr>
      </w:pPr>
      <w:r w:rsidRPr="00617BB8">
        <w:rPr>
          <w:rFonts w:ascii="Rubik" w:hAnsi="Rubik" w:cs="Rubik"/>
          <w:sz w:val="24"/>
          <w:szCs w:val="24"/>
          <w:lang w:val="en-US"/>
        </w:rPr>
        <w:t>Discuss: https://onlinelibrary.wiley.com/doi/full/10.1002/ece3.2924</w:t>
      </w:r>
    </w:p>
    <w:p w14:paraId="072D7D43" w14:textId="3039BF61" w:rsidR="00A15F8C" w:rsidRPr="00617BB8" w:rsidRDefault="00F056F0" w:rsidP="00617BB8">
      <w:pPr>
        <w:spacing w:after="240" w:line="480" w:lineRule="auto"/>
        <w:rPr>
          <w:rFonts w:ascii="Rubik" w:hAnsi="Rubik" w:cs="Rubik"/>
          <w:sz w:val="24"/>
          <w:szCs w:val="24"/>
        </w:rPr>
      </w:pPr>
      <w:proofErr w:type="spellStart"/>
      <w:r w:rsidRPr="00617BB8">
        <w:rPr>
          <w:rFonts w:ascii="Rubik" w:hAnsi="Rubik" w:cs="Rubik"/>
          <w:sz w:val="24"/>
          <w:szCs w:val="24"/>
        </w:rPr>
        <w:t>Winsa</w:t>
      </w:r>
      <w:proofErr w:type="spellEnd"/>
      <w:r w:rsidRPr="00617BB8">
        <w:rPr>
          <w:rFonts w:ascii="Rubik" w:hAnsi="Rubik" w:cs="Rubik"/>
          <w:sz w:val="24"/>
          <w:szCs w:val="24"/>
        </w:rPr>
        <w:t xml:space="preserve"> et al. 2017</w:t>
      </w:r>
    </w:p>
    <w:p w14:paraId="10EF702D" w14:textId="77777777" w:rsidR="001B6385" w:rsidRPr="00617BB8" w:rsidRDefault="0017329B" w:rsidP="00617BB8">
      <w:pPr>
        <w:spacing w:after="240" w:line="480" w:lineRule="auto"/>
        <w:rPr>
          <w:rFonts w:ascii="Rubik" w:hAnsi="Rubik" w:cs="Rubik"/>
          <w:sz w:val="24"/>
          <w:szCs w:val="24"/>
        </w:rPr>
      </w:pPr>
      <w:r w:rsidRPr="00617BB8">
        <w:rPr>
          <w:rFonts w:ascii="Rubik" w:hAnsi="Rubik" w:cs="Rubik"/>
          <w:sz w:val="24"/>
          <w:szCs w:val="24"/>
        </w:rPr>
        <w:t>Combined vs. non-combined cross-taxa data</w:t>
      </w:r>
    </w:p>
    <w:p w14:paraId="6D07DD42" w14:textId="77777777" w:rsidR="009543CF" w:rsidRPr="00617BB8" w:rsidRDefault="00C96222" w:rsidP="00617BB8">
      <w:pPr>
        <w:spacing w:line="480" w:lineRule="auto"/>
        <w:rPr>
          <w:rFonts w:ascii="Rubik" w:hAnsi="Rubik" w:cs="Rubik"/>
          <w:sz w:val="24"/>
          <w:szCs w:val="24"/>
        </w:rPr>
      </w:pPr>
      <w:r w:rsidRPr="00617BB8">
        <w:rPr>
          <w:rFonts w:ascii="Rubik" w:hAnsi="Rubik" w:cs="Rubik"/>
          <w:sz w:val="24"/>
          <w:szCs w:val="24"/>
        </w:rPr>
        <w:lastRenderedPageBreak/>
        <w:t xml:space="preserve">Ecosystem wide impacts </w:t>
      </w:r>
      <w:r w:rsidR="009543CF" w:rsidRPr="00617BB8">
        <w:rPr>
          <w:rFonts w:ascii="Rubik" w:hAnsi="Rubik" w:cs="Rubik"/>
          <w:sz w:val="24"/>
          <w:szCs w:val="24"/>
        </w:rPr>
        <w:t>of marine heat waves across marine and terrestrial ecosystems traits</w:t>
      </w:r>
    </w:p>
    <w:p w14:paraId="4CAF244C" w14:textId="0A36A295" w:rsidR="001B6385" w:rsidRPr="00AA7F0B" w:rsidRDefault="00C96222" w:rsidP="00617BB8">
      <w:pPr>
        <w:spacing w:line="480" w:lineRule="auto"/>
        <w:rPr>
          <w:rFonts w:ascii="Rubik" w:hAnsi="Rubik" w:cs="Rubik"/>
          <w:sz w:val="24"/>
          <w:szCs w:val="24"/>
          <w:lang w:val="pt-BR"/>
        </w:rPr>
      </w:pPr>
      <w:r w:rsidRPr="00AA7F0B">
        <w:rPr>
          <w:rFonts w:ascii="Rubik" w:hAnsi="Rubik" w:cs="Rubik"/>
          <w:sz w:val="24"/>
          <w:szCs w:val="24"/>
          <w:lang w:val="pt-BR"/>
        </w:rPr>
        <w:t xml:space="preserve">– </w:t>
      </w:r>
      <w:proofErr w:type="spellStart"/>
      <w:r w:rsidRPr="00AA7F0B">
        <w:rPr>
          <w:rFonts w:ascii="Rubik" w:hAnsi="Rubik" w:cs="Rubik"/>
          <w:sz w:val="24"/>
          <w:szCs w:val="24"/>
          <w:lang w:val="pt-BR"/>
        </w:rPr>
        <w:t>Ruthrof</w:t>
      </w:r>
      <w:proofErr w:type="spellEnd"/>
      <w:r w:rsidRPr="00AA7F0B">
        <w:rPr>
          <w:rFonts w:ascii="Rubik" w:hAnsi="Rubik" w:cs="Rubik"/>
          <w:sz w:val="24"/>
          <w:szCs w:val="24"/>
          <w:lang w:val="pt-BR"/>
        </w:rPr>
        <w:t xml:space="preserve"> et al. 2018</w:t>
      </w:r>
    </w:p>
    <w:p w14:paraId="59C51390" w14:textId="2FFFBE58" w:rsidR="001B6385" w:rsidRPr="00AA7F0B" w:rsidRDefault="001B6385" w:rsidP="00617BB8">
      <w:pPr>
        <w:spacing w:after="240" w:line="480" w:lineRule="auto"/>
        <w:rPr>
          <w:rFonts w:ascii="Rubik" w:hAnsi="Rubik" w:cs="Rubik"/>
          <w:sz w:val="24"/>
          <w:szCs w:val="24"/>
          <w:lang w:val="pt-BR"/>
        </w:rPr>
      </w:pPr>
    </w:p>
    <w:p w14:paraId="0135F0DE" w14:textId="0D661F49" w:rsidR="00E0224A" w:rsidRPr="00AA7F0B" w:rsidRDefault="00E0224A" w:rsidP="00617BB8">
      <w:pPr>
        <w:spacing w:after="240" w:line="480" w:lineRule="auto"/>
        <w:rPr>
          <w:rFonts w:ascii="Rubik" w:hAnsi="Rubik" w:cs="Rubik"/>
          <w:sz w:val="24"/>
          <w:szCs w:val="24"/>
          <w:lang w:val="pt-BR"/>
        </w:rPr>
      </w:pPr>
    </w:p>
    <w:p w14:paraId="27398D65" w14:textId="7861E270" w:rsidR="00A94E02" w:rsidRDefault="00046712" w:rsidP="00617BB8">
      <w:pPr>
        <w:spacing w:after="240" w:line="480" w:lineRule="auto"/>
        <w:rPr>
          <w:rFonts w:ascii="Rubik" w:hAnsi="Rubik" w:cs="Rubik"/>
          <w:sz w:val="24"/>
          <w:szCs w:val="24"/>
          <w:lang w:val="pt-BR"/>
        </w:rPr>
      </w:pPr>
      <w:proofErr w:type="spellStart"/>
      <w:proofErr w:type="gramStart"/>
      <w:r>
        <w:rPr>
          <w:rFonts w:ascii="Rubik" w:hAnsi="Rubik" w:cs="Rubik"/>
          <w:sz w:val="24"/>
          <w:szCs w:val="24"/>
          <w:lang w:val="pt-BR"/>
        </w:rPr>
        <w:t>Hypervolume</w:t>
      </w:r>
      <w:proofErr w:type="spellEnd"/>
      <w:r>
        <w:rPr>
          <w:rFonts w:ascii="Rubik" w:hAnsi="Rubik" w:cs="Rubik"/>
          <w:sz w:val="24"/>
          <w:szCs w:val="24"/>
          <w:lang w:val="pt-BR"/>
        </w:rPr>
        <w:t xml:space="preserve">  ---</w:t>
      </w:r>
      <w:proofErr w:type="gramEnd"/>
      <w:r>
        <w:rPr>
          <w:rFonts w:ascii="Rubik" w:hAnsi="Rubik" w:cs="Rubik"/>
          <w:sz w:val="24"/>
          <w:szCs w:val="24"/>
          <w:lang w:val="pt-BR"/>
        </w:rPr>
        <w:t xml:space="preserve"> facilitam a </w:t>
      </w:r>
      <w:proofErr w:type="spellStart"/>
      <w:r>
        <w:rPr>
          <w:rFonts w:ascii="Rubik" w:hAnsi="Rubik" w:cs="Rubik"/>
          <w:sz w:val="24"/>
          <w:szCs w:val="24"/>
          <w:lang w:val="pt-BR"/>
        </w:rPr>
        <w:t>pespectiva</w:t>
      </w:r>
      <w:proofErr w:type="spellEnd"/>
      <w:r>
        <w:rPr>
          <w:rFonts w:ascii="Rubik" w:hAnsi="Rubik" w:cs="Rubik"/>
          <w:sz w:val="24"/>
          <w:szCs w:val="24"/>
          <w:lang w:val="pt-BR"/>
        </w:rPr>
        <w:t xml:space="preserve"> </w:t>
      </w:r>
      <w:proofErr w:type="spellStart"/>
      <w:r>
        <w:rPr>
          <w:rFonts w:ascii="Rubik" w:hAnsi="Rubik" w:cs="Rubik"/>
          <w:sz w:val="24"/>
          <w:szCs w:val="24"/>
          <w:lang w:val="pt-BR"/>
        </w:rPr>
        <w:t>cross</w:t>
      </w:r>
      <w:proofErr w:type="spellEnd"/>
      <w:r>
        <w:rPr>
          <w:rFonts w:ascii="Rubik" w:hAnsi="Rubik" w:cs="Rubik"/>
          <w:sz w:val="24"/>
          <w:szCs w:val="24"/>
          <w:lang w:val="pt-BR"/>
        </w:rPr>
        <w:t>-taxa</w:t>
      </w:r>
      <w:r w:rsidR="00280268">
        <w:rPr>
          <w:rFonts w:ascii="Rubik" w:hAnsi="Rubik" w:cs="Rubik"/>
          <w:sz w:val="24"/>
          <w:szCs w:val="24"/>
          <w:lang w:val="pt-BR"/>
        </w:rPr>
        <w:t xml:space="preserve"> em uma perspectiva de </w:t>
      </w:r>
      <w:proofErr w:type="spellStart"/>
      <w:r w:rsidR="00280268">
        <w:rPr>
          <w:rFonts w:ascii="Rubik" w:hAnsi="Rubik" w:cs="Rubik"/>
          <w:sz w:val="24"/>
          <w:szCs w:val="24"/>
          <w:lang w:val="pt-BR"/>
        </w:rPr>
        <w:t>trait</w:t>
      </w:r>
      <w:proofErr w:type="spellEnd"/>
      <w:r w:rsidR="00280268">
        <w:rPr>
          <w:rFonts w:ascii="Rubik" w:hAnsi="Rubik" w:cs="Rubik"/>
          <w:sz w:val="24"/>
          <w:szCs w:val="24"/>
          <w:lang w:val="pt-BR"/>
        </w:rPr>
        <w:t xml:space="preserve"> continuo</w:t>
      </w:r>
    </w:p>
    <w:p w14:paraId="5E38DFAB" w14:textId="34364279" w:rsidR="00AA7F0B" w:rsidRDefault="00AA7F0B" w:rsidP="00617BB8">
      <w:pPr>
        <w:spacing w:after="240" w:line="480" w:lineRule="auto"/>
        <w:rPr>
          <w:rFonts w:ascii="Rubik" w:hAnsi="Rubik" w:cs="Rubik"/>
          <w:sz w:val="24"/>
          <w:szCs w:val="24"/>
          <w:lang w:val="pt-BR"/>
        </w:rPr>
      </w:pPr>
    </w:p>
    <w:p w14:paraId="20A0DD72" w14:textId="4225E2E2" w:rsidR="00AA7F0B" w:rsidRPr="00AA7F0B" w:rsidRDefault="00AA7F0B" w:rsidP="00617BB8">
      <w:pPr>
        <w:spacing w:after="240" w:line="480" w:lineRule="auto"/>
        <w:rPr>
          <w:rFonts w:ascii="Rubik" w:hAnsi="Rubik" w:cs="Rubik"/>
          <w:sz w:val="24"/>
          <w:szCs w:val="24"/>
          <w:lang w:val="en-US"/>
        </w:rPr>
      </w:pPr>
      <w:r w:rsidRPr="00AA7F0B">
        <w:rPr>
          <w:rFonts w:ascii="Rubik" w:hAnsi="Rubik" w:cs="Rubik"/>
          <w:sz w:val="24"/>
          <w:szCs w:val="24"/>
          <w:lang w:val="en-US"/>
        </w:rPr>
        <w:t xml:space="preserve">True cross taxa – </w:t>
      </w:r>
      <w:proofErr w:type="spellStart"/>
      <w:r w:rsidRPr="00AA7F0B">
        <w:rPr>
          <w:rFonts w:ascii="Rubik" w:hAnsi="Rubik" w:cs="Rubik"/>
          <w:sz w:val="24"/>
          <w:szCs w:val="24"/>
          <w:lang w:val="en-US"/>
        </w:rPr>
        <w:t>cooke</w:t>
      </w:r>
      <w:proofErr w:type="spellEnd"/>
      <w:r w:rsidRPr="00AA7F0B">
        <w:rPr>
          <w:rFonts w:ascii="Rubik" w:hAnsi="Rubik" w:cs="Rubik"/>
          <w:sz w:val="24"/>
          <w:szCs w:val="24"/>
          <w:lang w:val="en-US"/>
        </w:rPr>
        <w:t>, p</w:t>
      </w:r>
      <w:r>
        <w:rPr>
          <w:rFonts w:ascii="Rubik" w:hAnsi="Rubik" w:cs="Rubik"/>
          <w:sz w:val="24"/>
          <w:szCs w:val="24"/>
          <w:lang w:val="en-US"/>
        </w:rPr>
        <w:t>imiento, …</w:t>
      </w:r>
    </w:p>
    <w:p w14:paraId="21A1BE97" w14:textId="77777777" w:rsidR="00046712" w:rsidRPr="00AA7F0B" w:rsidRDefault="00046712" w:rsidP="00617BB8">
      <w:pPr>
        <w:spacing w:after="240" w:line="480" w:lineRule="auto"/>
        <w:rPr>
          <w:rFonts w:ascii="Rubik" w:hAnsi="Rubik" w:cs="Rubik"/>
          <w:sz w:val="24"/>
          <w:szCs w:val="24"/>
          <w:lang w:val="en-US"/>
        </w:rPr>
      </w:pPr>
    </w:p>
    <w:p w14:paraId="1CBD42D6" w14:textId="77777777" w:rsidR="00A94E02" w:rsidRPr="00AA7F0B" w:rsidRDefault="00A94E02" w:rsidP="00617BB8">
      <w:pPr>
        <w:spacing w:after="240" w:line="480" w:lineRule="auto"/>
        <w:rPr>
          <w:rFonts w:ascii="Rubik" w:hAnsi="Rubik" w:cs="Rubik"/>
          <w:sz w:val="24"/>
          <w:szCs w:val="24"/>
          <w:lang w:val="en-US"/>
        </w:rPr>
      </w:pPr>
    </w:p>
    <w:p w14:paraId="223A1DCD" w14:textId="77777777" w:rsidR="001B6385" w:rsidRPr="00AA7F0B" w:rsidRDefault="001B6385" w:rsidP="00617BB8">
      <w:pPr>
        <w:spacing w:after="240" w:line="480" w:lineRule="auto"/>
        <w:ind w:left="720"/>
        <w:rPr>
          <w:rFonts w:ascii="Rubik" w:hAnsi="Rubik" w:cs="Rubik"/>
          <w:sz w:val="24"/>
          <w:szCs w:val="24"/>
          <w:lang w:val="en-US"/>
        </w:rPr>
      </w:pPr>
    </w:p>
    <w:p w14:paraId="031535BC" w14:textId="5CC45362" w:rsidR="001B6385" w:rsidRDefault="00B37A52" w:rsidP="00617BB8">
      <w:pPr>
        <w:spacing w:after="240" w:line="480" w:lineRule="auto"/>
        <w:rPr>
          <w:rFonts w:ascii="Rubik" w:hAnsi="Rubik" w:cs="Rubik"/>
          <w:b/>
          <w:sz w:val="24"/>
          <w:szCs w:val="24"/>
          <w:lang w:val="en-US"/>
        </w:rPr>
      </w:pPr>
      <w:r>
        <w:rPr>
          <w:rFonts w:ascii="Rubik" w:hAnsi="Rubik" w:cs="Rubik"/>
          <w:b/>
          <w:sz w:val="24"/>
          <w:szCs w:val="24"/>
          <w:lang w:val="en-US"/>
        </w:rPr>
        <w:t>Conclusion</w:t>
      </w:r>
    </w:p>
    <w:p w14:paraId="093F342D" w14:textId="77777777" w:rsidR="00B37A52" w:rsidRPr="00617BB8" w:rsidRDefault="00B37A52" w:rsidP="00B37A52">
      <w:pPr>
        <w:spacing w:after="240" w:line="480" w:lineRule="auto"/>
        <w:rPr>
          <w:rFonts w:ascii="Rubik" w:hAnsi="Rubik" w:cs="Rubik"/>
          <w:sz w:val="24"/>
          <w:szCs w:val="24"/>
        </w:rPr>
      </w:pPr>
      <w:r>
        <w:rPr>
          <w:rFonts w:ascii="Rubik" w:hAnsi="Rubik" w:cs="Rubik"/>
          <w:sz w:val="24"/>
          <w:szCs w:val="24"/>
        </w:rPr>
        <w:t xml:space="preserve">First, we advocate that the term ‘cross-taxa’ should be only used by research that crosses taxonomic boundaries, rather than researches that compare data of multi groups (which should use the term ‘multiple taxa’). Thus cross-taxa research can be </w:t>
      </w:r>
      <w:r w:rsidRPr="005843AC">
        <w:rPr>
          <w:rFonts w:ascii="Rubik" w:hAnsi="Rubik" w:cs="Rubik"/>
          <w:sz w:val="24"/>
          <w:szCs w:val="24"/>
        </w:rPr>
        <w:t>defined as the ‘</w:t>
      </w:r>
      <w:r w:rsidRPr="005843AC">
        <w:rPr>
          <w:rFonts w:ascii="Rubik" w:hAnsi="Rubik" w:cs="Rubik"/>
          <w:i/>
          <w:iCs/>
          <w:sz w:val="24"/>
          <w:szCs w:val="24"/>
        </w:rPr>
        <w:t xml:space="preserve">research aiming to synthesize information of organism response </w:t>
      </w:r>
      <w:r>
        <w:rPr>
          <w:rFonts w:ascii="Rubik" w:hAnsi="Rubik" w:cs="Rubik"/>
          <w:i/>
          <w:iCs/>
          <w:sz w:val="24"/>
          <w:szCs w:val="24"/>
        </w:rPr>
        <w:t xml:space="preserve">to </w:t>
      </w:r>
      <w:r w:rsidRPr="005843AC">
        <w:rPr>
          <w:rFonts w:ascii="Rubik" w:hAnsi="Rubik" w:cs="Rubik"/>
          <w:i/>
          <w:iCs/>
          <w:sz w:val="24"/>
          <w:szCs w:val="24"/>
        </w:rPr>
        <w:t>(fitness) and effect (function) on environment NECESSARILY involving distantly related</w:t>
      </w:r>
      <w:r>
        <w:rPr>
          <w:rFonts w:ascii="Rubik" w:hAnsi="Rubik" w:cs="Rubik"/>
          <w:i/>
          <w:iCs/>
          <w:sz w:val="24"/>
          <w:szCs w:val="24"/>
        </w:rPr>
        <w:t xml:space="preserve"> and </w:t>
      </w:r>
      <w:r w:rsidRPr="005843AC">
        <w:rPr>
          <w:rFonts w:ascii="Rubik" w:hAnsi="Rubik" w:cs="Rubik"/>
          <w:i/>
          <w:iCs/>
          <w:sz w:val="24"/>
          <w:szCs w:val="24"/>
        </w:rPr>
        <w:t>co-occurring taxa’</w:t>
      </w:r>
      <w:r w:rsidRPr="005843AC">
        <w:rPr>
          <w:rFonts w:ascii="Rubik" w:hAnsi="Rubik" w:cs="Rubik"/>
          <w:sz w:val="24"/>
          <w:szCs w:val="24"/>
        </w:rPr>
        <w:t>.</w:t>
      </w:r>
    </w:p>
    <w:p w14:paraId="72BFAE57" w14:textId="77777777" w:rsidR="00B37A52" w:rsidRPr="00B37A52" w:rsidRDefault="00B37A52" w:rsidP="00617BB8">
      <w:pPr>
        <w:spacing w:after="240" w:line="480" w:lineRule="auto"/>
        <w:rPr>
          <w:rFonts w:ascii="Rubik" w:hAnsi="Rubik" w:cs="Rubik"/>
          <w:b/>
          <w:sz w:val="24"/>
          <w:szCs w:val="24"/>
        </w:rPr>
      </w:pPr>
    </w:p>
    <w:p w14:paraId="41288C9F" w14:textId="77777777" w:rsidR="00D612DC" w:rsidRPr="00617BB8" w:rsidRDefault="00D612DC" w:rsidP="00D612DC">
      <w:pPr>
        <w:spacing w:before="27" w:after="160" w:line="480" w:lineRule="auto"/>
        <w:ind w:right="-2"/>
        <w:jc w:val="both"/>
        <w:rPr>
          <w:rFonts w:ascii="Rubik" w:eastAsia="Times New Roman" w:hAnsi="Rubik" w:cs="Rubik"/>
          <w:sz w:val="24"/>
          <w:szCs w:val="24"/>
          <w:lang w:val="pt-BR"/>
        </w:rPr>
      </w:pPr>
      <w:r w:rsidRPr="00617BB8">
        <w:rPr>
          <w:rFonts w:ascii="Rubik" w:eastAsia="Times New Roman" w:hAnsi="Rubik" w:cs="Rubik"/>
          <w:sz w:val="24"/>
          <w:szCs w:val="24"/>
          <w:lang w:val="pt-BR"/>
        </w:rPr>
        <w:t xml:space="preserve">Esta revisão da literatura avança não somente na teoria sobre a pesquisa funcional </w:t>
      </w:r>
      <w:proofErr w:type="spellStart"/>
      <w:r w:rsidRPr="00617BB8">
        <w:rPr>
          <w:rFonts w:ascii="Rubik" w:eastAsia="Times New Roman" w:hAnsi="Rubik" w:cs="Rubik"/>
          <w:i/>
          <w:iCs/>
          <w:sz w:val="24"/>
          <w:szCs w:val="24"/>
          <w:lang w:val="pt-BR"/>
        </w:rPr>
        <w:t>cross</w:t>
      </w:r>
      <w:proofErr w:type="spellEnd"/>
      <w:r w:rsidRPr="00617BB8">
        <w:rPr>
          <w:rFonts w:ascii="Rubik" w:eastAsia="Times New Roman" w:hAnsi="Rubik" w:cs="Rubik"/>
          <w:i/>
          <w:iCs/>
          <w:sz w:val="24"/>
          <w:szCs w:val="24"/>
          <w:lang w:val="pt-BR"/>
        </w:rPr>
        <w:t>-taxa</w:t>
      </w:r>
      <w:r w:rsidRPr="00617BB8">
        <w:rPr>
          <w:rFonts w:ascii="Rubik" w:eastAsia="Times New Roman" w:hAnsi="Rubik" w:cs="Rubik"/>
          <w:sz w:val="24"/>
          <w:szCs w:val="24"/>
          <w:lang w:val="pt-BR"/>
        </w:rPr>
        <w:t>, mas também mostra caminhos para migrar em busca da quantificação de propriedades emergentes e serviços ecossistêmicos através do uso de atributos quantitativos-chave e de fácil obtenção  (como tamanho, que pode ser obtido tanto para peixes como para bentos) em conjunção com atributos medidos de forma mais grosseira (e.g., fatores binários ou categóricos como a forma de obtenção de recursos alimentares e o hábitat ocupado).</w:t>
      </w:r>
    </w:p>
    <w:p w14:paraId="17A377C3" w14:textId="77777777" w:rsidR="008478F9" w:rsidRPr="00D612DC" w:rsidRDefault="008478F9" w:rsidP="00617BB8">
      <w:pPr>
        <w:spacing w:after="240" w:line="480" w:lineRule="auto"/>
        <w:rPr>
          <w:rFonts w:ascii="Rubik" w:hAnsi="Rubik" w:cs="Rubik"/>
          <w:sz w:val="24"/>
          <w:szCs w:val="24"/>
          <w:lang w:val="pt-BR"/>
        </w:rPr>
        <w:sectPr w:rsidR="008478F9" w:rsidRPr="00D612DC" w:rsidSect="0043617F">
          <w:pgSz w:w="12240" w:h="15840"/>
          <w:pgMar w:top="1440" w:right="1440" w:bottom="1440" w:left="1440" w:header="720" w:footer="720" w:gutter="0"/>
          <w:lnNumType w:countBy="1" w:restart="continuous"/>
          <w:pgNumType w:start="1"/>
          <w:cols w:space="720"/>
          <w:docGrid w:linePitch="299"/>
        </w:sectPr>
      </w:pPr>
    </w:p>
    <w:p w14:paraId="6D170BCE" w14:textId="7D3BE1A3" w:rsidR="006B0AAA" w:rsidRPr="00617BB8" w:rsidRDefault="00D612DC" w:rsidP="00617BB8">
      <w:pPr>
        <w:spacing w:after="240" w:line="480" w:lineRule="auto"/>
        <w:rPr>
          <w:rFonts w:ascii="Rubik" w:hAnsi="Rubik" w:cs="Rubik"/>
          <w:sz w:val="24"/>
          <w:szCs w:val="24"/>
          <w:lang w:val="en-US"/>
        </w:rPr>
      </w:pPr>
      <w:r>
        <w:rPr>
          <w:rFonts w:ascii="Rubik" w:hAnsi="Rubik" w:cs="Rubik"/>
          <w:sz w:val="24"/>
          <w:szCs w:val="24"/>
          <w:lang w:val="en-US"/>
        </w:rPr>
        <w:lastRenderedPageBreak/>
        <w:t>On-line supporting information</w:t>
      </w:r>
    </w:p>
    <w:p w14:paraId="7BE39712" w14:textId="54D4F8D5" w:rsidR="006B0AAA" w:rsidRPr="00617BB8" w:rsidRDefault="006B0AAA" w:rsidP="00617BB8">
      <w:pPr>
        <w:spacing w:line="480" w:lineRule="auto"/>
        <w:rPr>
          <w:rFonts w:ascii="Rubik" w:hAnsi="Rubik" w:cs="Rubik"/>
          <w:sz w:val="24"/>
          <w:szCs w:val="24"/>
        </w:rPr>
      </w:pPr>
      <w:r w:rsidRPr="00617BB8">
        <w:rPr>
          <w:rFonts w:ascii="Rubik" w:hAnsi="Rubik" w:cs="Rubik"/>
          <w:sz w:val="24"/>
          <w:szCs w:val="24"/>
        </w:rPr>
        <w:t xml:space="preserve">Table S1: Questionnaire applied </w:t>
      </w:r>
      <w:r w:rsidR="00995167">
        <w:rPr>
          <w:rFonts w:ascii="Rubik" w:hAnsi="Rubik" w:cs="Rubik"/>
          <w:sz w:val="24"/>
          <w:szCs w:val="24"/>
        </w:rPr>
        <w:t>in the initial filtering phase</w:t>
      </w:r>
      <w:r w:rsidRPr="00617BB8">
        <w:rPr>
          <w:rFonts w:ascii="Rubik" w:hAnsi="Rubik" w:cs="Rubik"/>
          <w:sz w:val="24"/>
          <w:szCs w:val="24"/>
        </w:rPr>
        <w:t>. We describe the inclusion and exclusion criteri</w:t>
      </w:r>
      <w:r w:rsidR="00995167">
        <w:rPr>
          <w:rFonts w:ascii="Rubik" w:hAnsi="Rubik" w:cs="Rubik"/>
          <w:sz w:val="24"/>
          <w:szCs w:val="24"/>
        </w:rPr>
        <w:t>on for each question</w:t>
      </w:r>
      <w:r w:rsidRPr="00617BB8">
        <w:rPr>
          <w:rFonts w:ascii="Rubik" w:hAnsi="Rubik" w:cs="Rubik"/>
          <w:sz w:val="24"/>
          <w:szCs w:val="24"/>
        </w:rPr>
        <w:t>.</w:t>
      </w:r>
    </w:p>
    <w:tbl>
      <w:tblPr>
        <w:tblStyle w:val="1"/>
        <w:tblW w:w="12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
        <w:gridCol w:w="5147"/>
        <w:gridCol w:w="7216"/>
      </w:tblGrid>
      <w:tr w:rsidR="003A3942" w:rsidRPr="00617BB8" w14:paraId="573F333E" w14:textId="77777777" w:rsidTr="006B0AAA">
        <w:trPr>
          <w:trHeight w:val="225"/>
        </w:trPr>
        <w:tc>
          <w:tcPr>
            <w:tcW w:w="5519" w:type="dxa"/>
            <w:gridSpan w:val="2"/>
            <w:shd w:val="clear" w:color="auto" w:fill="auto"/>
            <w:tcMar>
              <w:top w:w="100" w:type="dxa"/>
              <w:left w:w="100" w:type="dxa"/>
              <w:bottom w:w="100" w:type="dxa"/>
              <w:right w:w="100" w:type="dxa"/>
            </w:tcMar>
          </w:tcPr>
          <w:p w14:paraId="652774F0" w14:textId="77777777" w:rsidR="006B0AAA" w:rsidRPr="00617BB8" w:rsidRDefault="006B0AAA" w:rsidP="00241810">
            <w:pPr>
              <w:widowControl w:val="0"/>
              <w:spacing w:line="240" w:lineRule="auto"/>
              <w:rPr>
                <w:rFonts w:ascii="Rubik" w:hAnsi="Rubik" w:cs="Rubik"/>
                <w:sz w:val="24"/>
                <w:szCs w:val="24"/>
              </w:rPr>
            </w:pPr>
            <w:r w:rsidRPr="00617BB8">
              <w:rPr>
                <w:rFonts w:ascii="Rubik" w:hAnsi="Rubik" w:cs="Rubik"/>
                <w:sz w:val="24"/>
                <w:szCs w:val="24"/>
              </w:rPr>
              <w:t>Question / Inclusion</w:t>
            </w:r>
          </w:p>
        </w:tc>
        <w:tc>
          <w:tcPr>
            <w:tcW w:w="7216" w:type="dxa"/>
            <w:shd w:val="clear" w:color="auto" w:fill="auto"/>
            <w:tcMar>
              <w:top w:w="100" w:type="dxa"/>
              <w:left w:w="100" w:type="dxa"/>
              <w:bottom w:w="100" w:type="dxa"/>
              <w:right w:w="100" w:type="dxa"/>
            </w:tcMar>
          </w:tcPr>
          <w:p w14:paraId="35BE0E81" w14:textId="77777777" w:rsidR="006B0AAA" w:rsidRPr="00617BB8" w:rsidRDefault="006B0AAA" w:rsidP="00241810">
            <w:pPr>
              <w:widowControl w:val="0"/>
              <w:pBdr>
                <w:top w:val="nil"/>
                <w:left w:val="nil"/>
                <w:bottom w:val="nil"/>
                <w:right w:val="nil"/>
                <w:between w:val="nil"/>
              </w:pBdr>
              <w:spacing w:line="240" w:lineRule="auto"/>
              <w:rPr>
                <w:rFonts w:ascii="Rubik" w:hAnsi="Rubik" w:cs="Rubik"/>
                <w:sz w:val="24"/>
                <w:szCs w:val="24"/>
              </w:rPr>
            </w:pPr>
            <w:r w:rsidRPr="00617BB8">
              <w:rPr>
                <w:rFonts w:ascii="Rubik" w:hAnsi="Rubik" w:cs="Rubik"/>
                <w:sz w:val="24"/>
                <w:szCs w:val="24"/>
              </w:rPr>
              <w:t>Exclusion</w:t>
            </w:r>
          </w:p>
        </w:tc>
      </w:tr>
      <w:tr w:rsidR="003A3942" w:rsidRPr="00617BB8" w14:paraId="07FD33E0" w14:textId="77777777" w:rsidTr="006B0AAA">
        <w:trPr>
          <w:trHeight w:val="323"/>
        </w:trPr>
        <w:tc>
          <w:tcPr>
            <w:tcW w:w="5519" w:type="dxa"/>
            <w:gridSpan w:val="2"/>
            <w:shd w:val="clear" w:color="auto" w:fill="auto"/>
            <w:tcMar>
              <w:top w:w="100" w:type="dxa"/>
              <w:left w:w="100" w:type="dxa"/>
              <w:bottom w:w="100" w:type="dxa"/>
              <w:right w:w="100" w:type="dxa"/>
            </w:tcMar>
          </w:tcPr>
          <w:p w14:paraId="2E9DBD32"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Q1: Research in ecology?</w:t>
            </w:r>
          </w:p>
        </w:tc>
        <w:tc>
          <w:tcPr>
            <w:tcW w:w="7216" w:type="dxa"/>
            <w:shd w:val="clear" w:color="auto" w:fill="auto"/>
            <w:tcMar>
              <w:top w:w="100" w:type="dxa"/>
              <w:left w:w="100" w:type="dxa"/>
              <w:bottom w:w="100" w:type="dxa"/>
              <w:right w:w="100" w:type="dxa"/>
            </w:tcMar>
          </w:tcPr>
          <w:p w14:paraId="747001AD" w14:textId="77777777" w:rsidR="006B0AAA" w:rsidRPr="00617BB8" w:rsidRDefault="006B0AAA" w:rsidP="00241810">
            <w:pPr>
              <w:spacing w:line="240" w:lineRule="auto"/>
              <w:rPr>
                <w:rFonts w:ascii="Rubik" w:hAnsi="Rubik" w:cs="Rubik"/>
                <w:sz w:val="24"/>
                <w:szCs w:val="24"/>
              </w:rPr>
            </w:pPr>
          </w:p>
        </w:tc>
      </w:tr>
      <w:tr w:rsidR="003A3942" w:rsidRPr="00617BB8" w14:paraId="37748A1A" w14:textId="77777777" w:rsidTr="006B0AAA">
        <w:trPr>
          <w:trHeight w:val="1067"/>
        </w:trPr>
        <w:tc>
          <w:tcPr>
            <w:tcW w:w="372" w:type="dxa"/>
            <w:shd w:val="clear" w:color="auto" w:fill="auto"/>
            <w:tcMar>
              <w:top w:w="100" w:type="dxa"/>
              <w:left w:w="100" w:type="dxa"/>
              <w:bottom w:w="100" w:type="dxa"/>
              <w:right w:w="100" w:type="dxa"/>
            </w:tcMar>
          </w:tcPr>
          <w:p w14:paraId="17BBCCC1"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 </w:t>
            </w:r>
          </w:p>
          <w:p w14:paraId="1AAABA51" w14:textId="77777777" w:rsidR="006B0AAA" w:rsidRPr="00617BB8" w:rsidRDefault="006B0AAA" w:rsidP="00241810">
            <w:pPr>
              <w:widowControl w:val="0"/>
              <w:pBdr>
                <w:top w:val="nil"/>
                <w:left w:val="nil"/>
                <w:bottom w:val="nil"/>
                <w:right w:val="nil"/>
                <w:between w:val="nil"/>
              </w:pBdr>
              <w:spacing w:line="240" w:lineRule="auto"/>
              <w:rPr>
                <w:rFonts w:ascii="Rubik" w:hAnsi="Rubik" w:cs="Rubik"/>
                <w:sz w:val="24"/>
                <w:szCs w:val="24"/>
              </w:rPr>
            </w:pPr>
          </w:p>
        </w:tc>
        <w:tc>
          <w:tcPr>
            <w:tcW w:w="5147" w:type="dxa"/>
            <w:shd w:val="clear" w:color="auto" w:fill="auto"/>
            <w:tcMar>
              <w:top w:w="100" w:type="dxa"/>
              <w:left w:w="100" w:type="dxa"/>
              <w:bottom w:w="100" w:type="dxa"/>
              <w:right w:w="100" w:type="dxa"/>
            </w:tcMar>
          </w:tcPr>
          <w:p w14:paraId="26A2F2F1" w14:textId="77777777" w:rsidR="006B0AAA" w:rsidDel="00C36BD2" w:rsidRDefault="006B0AAA" w:rsidP="00241810">
            <w:pPr>
              <w:spacing w:line="240" w:lineRule="auto"/>
              <w:rPr>
                <w:del w:id="61" w:author="André Luís Luza" w:date="2022-01-25T15:10:00Z"/>
                <w:rFonts w:ascii="Rubik" w:hAnsi="Rubik" w:cs="Rubik"/>
                <w:sz w:val="24"/>
                <w:szCs w:val="24"/>
              </w:rPr>
            </w:pPr>
            <w:r w:rsidRPr="00617BB8">
              <w:rPr>
                <w:rFonts w:ascii="Rubik" w:hAnsi="Rubik" w:cs="Rubik"/>
                <w:sz w:val="24"/>
                <w:szCs w:val="24"/>
              </w:rPr>
              <w:t>Research explicitly interested in testing the relationship between organisms and their environment. Most of studies were in the fields of community ecology and macroecology. *</w:t>
            </w:r>
          </w:p>
          <w:p w14:paraId="22BA83BA" w14:textId="6EFB76A2" w:rsidR="00DA19A6" w:rsidRPr="00617BB8" w:rsidRDefault="00DA19A6" w:rsidP="00241810">
            <w:pPr>
              <w:spacing w:line="240" w:lineRule="auto"/>
              <w:rPr>
                <w:rFonts w:ascii="Rubik" w:hAnsi="Rubik" w:cs="Rubik"/>
                <w:sz w:val="24"/>
                <w:szCs w:val="24"/>
              </w:rPr>
            </w:pPr>
            <w:del w:id="62" w:author="André Luís Luza" w:date="2022-01-25T15:10:00Z">
              <w:r w:rsidDel="00C36BD2">
                <w:rPr>
                  <w:rFonts w:ascii="Rubik" w:hAnsi="Rubik" w:cs="Rubik"/>
                  <w:sz w:val="24"/>
                  <w:szCs w:val="24"/>
                </w:rPr>
                <w:delText>texto</w:delText>
              </w:r>
            </w:del>
          </w:p>
        </w:tc>
        <w:tc>
          <w:tcPr>
            <w:tcW w:w="7216" w:type="dxa"/>
            <w:shd w:val="clear" w:color="auto" w:fill="auto"/>
            <w:tcMar>
              <w:top w:w="100" w:type="dxa"/>
              <w:left w:w="100" w:type="dxa"/>
              <w:bottom w:w="100" w:type="dxa"/>
              <w:right w:w="100" w:type="dxa"/>
            </w:tcMar>
          </w:tcPr>
          <w:p w14:paraId="685C494A" w14:textId="32FFDAE1"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Research in knowledge fields </w:t>
            </w:r>
            <w:r w:rsidR="00CE39D6" w:rsidRPr="00617BB8">
              <w:rPr>
                <w:rFonts w:ascii="Rubik" w:hAnsi="Rubik" w:cs="Rubik"/>
                <w:sz w:val="24"/>
                <w:szCs w:val="24"/>
              </w:rPr>
              <w:t>such as</w:t>
            </w:r>
            <w:r w:rsidRPr="00617BB8">
              <w:rPr>
                <w:rFonts w:ascii="Rubik" w:hAnsi="Rubik" w:cs="Rubik"/>
                <w:sz w:val="24"/>
                <w:szCs w:val="24"/>
              </w:rPr>
              <w:t xml:space="preserve"> physics, engineering, health sciences, economics. Research not directly interested in organism</w:t>
            </w:r>
            <w:r w:rsidR="00CE39D6" w:rsidRPr="00617BB8">
              <w:rPr>
                <w:rFonts w:ascii="Rubik" w:hAnsi="Rubik" w:cs="Rubik"/>
                <w:sz w:val="24"/>
                <w:szCs w:val="24"/>
              </w:rPr>
              <w:t>al</w:t>
            </w:r>
            <w:r w:rsidRPr="00617BB8">
              <w:rPr>
                <w:rFonts w:ascii="Rubik" w:hAnsi="Rubik" w:cs="Rubik"/>
                <w:sz w:val="24"/>
                <w:szCs w:val="24"/>
              </w:rPr>
              <w:t>-environment relationships, such as population genetics, phylogenetic systematics, taxonomy, historical biogeography, and paleontology.</w:t>
            </w:r>
          </w:p>
        </w:tc>
      </w:tr>
      <w:tr w:rsidR="003A3942" w:rsidRPr="00617BB8" w14:paraId="1BFC475E" w14:textId="77777777" w:rsidTr="006B0AAA">
        <w:trPr>
          <w:trHeight w:val="209"/>
        </w:trPr>
        <w:tc>
          <w:tcPr>
            <w:tcW w:w="5519" w:type="dxa"/>
            <w:gridSpan w:val="2"/>
            <w:shd w:val="clear" w:color="auto" w:fill="auto"/>
            <w:tcMar>
              <w:top w:w="100" w:type="dxa"/>
              <w:left w:w="100" w:type="dxa"/>
              <w:bottom w:w="100" w:type="dxa"/>
              <w:right w:w="100" w:type="dxa"/>
            </w:tcMar>
          </w:tcPr>
          <w:p w14:paraId="0CE2E8B5"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Q2: Research in functional ecology? </w:t>
            </w:r>
          </w:p>
        </w:tc>
        <w:tc>
          <w:tcPr>
            <w:tcW w:w="7216" w:type="dxa"/>
            <w:shd w:val="clear" w:color="auto" w:fill="auto"/>
            <w:tcMar>
              <w:top w:w="100" w:type="dxa"/>
              <w:left w:w="100" w:type="dxa"/>
              <w:bottom w:w="100" w:type="dxa"/>
              <w:right w:w="100" w:type="dxa"/>
            </w:tcMar>
          </w:tcPr>
          <w:p w14:paraId="78061263" w14:textId="77777777" w:rsidR="006B0AAA" w:rsidRPr="00617BB8" w:rsidRDefault="006B0AAA" w:rsidP="00241810">
            <w:pPr>
              <w:spacing w:line="240" w:lineRule="auto"/>
              <w:rPr>
                <w:rFonts w:ascii="Rubik" w:hAnsi="Rubik" w:cs="Rubik"/>
                <w:sz w:val="24"/>
                <w:szCs w:val="24"/>
              </w:rPr>
            </w:pPr>
          </w:p>
        </w:tc>
      </w:tr>
      <w:tr w:rsidR="003A3942" w:rsidRPr="00617BB8" w14:paraId="14F9A7AB" w14:textId="77777777" w:rsidTr="006B0AAA">
        <w:trPr>
          <w:trHeight w:val="657"/>
        </w:trPr>
        <w:tc>
          <w:tcPr>
            <w:tcW w:w="372" w:type="dxa"/>
            <w:shd w:val="clear" w:color="auto" w:fill="auto"/>
            <w:tcMar>
              <w:top w:w="100" w:type="dxa"/>
              <w:left w:w="100" w:type="dxa"/>
              <w:bottom w:w="100" w:type="dxa"/>
              <w:right w:w="100" w:type="dxa"/>
            </w:tcMar>
          </w:tcPr>
          <w:p w14:paraId="384AAE1A" w14:textId="77777777" w:rsidR="006B0AAA" w:rsidRPr="00617BB8" w:rsidRDefault="006B0AAA" w:rsidP="00241810">
            <w:pPr>
              <w:spacing w:line="240" w:lineRule="auto"/>
              <w:rPr>
                <w:rFonts w:ascii="Rubik" w:hAnsi="Rubik" w:cs="Rubik"/>
                <w:sz w:val="24"/>
                <w:szCs w:val="24"/>
              </w:rPr>
            </w:pPr>
          </w:p>
        </w:tc>
        <w:tc>
          <w:tcPr>
            <w:tcW w:w="5147" w:type="dxa"/>
            <w:shd w:val="clear" w:color="auto" w:fill="auto"/>
            <w:tcMar>
              <w:top w:w="100" w:type="dxa"/>
              <w:left w:w="100" w:type="dxa"/>
              <w:bottom w:w="100" w:type="dxa"/>
              <w:right w:w="100" w:type="dxa"/>
            </w:tcMar>
          </w:tcPr>
          <w:p w14:paraId="2405E3D4" w14:textId="4849C9C1"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Research considering the relationship between traits and organismal performance and function (Arnold 1983, </w:t>
            </w:r>
            <w:proofErr w:type="spellStart"/>
            <w:r w:rsidRPr="00617BB8">
              <w:rPr>
                <w:rFonts w:ascii="Rubik" w:hAnsi="Rubik" w:cs="Rubik"/>
                <w:sz w:val="24"/>
                <w:szCs w:val="24"/>
              </w:rPr>
              <w:t>Violle</w:t>
            </w:r>
            <w:proofErr w:type="spellEnd"/>
            <w:r w:rsidRPr="00617BB8">
              <w:rPr>
                <w:rFonts w:ascii="Rubik" w:hAnsi="Rubik" w:cs="Rubik"/>
                <w:sz w:val="24"/>
                <w:szCs w:val="24"/>
              </w:rPr>
              <w:t xml:space="preserve"> et al. 2007), with </w:t>
            </w:r>
            <w:r w:rsidR="004E3A3E">
              <w:rPr>
                <w:rFonts w:ascii="Rubik" w:hAnsi="Rubik" w:cs="Rubik"/>
                <w:sz w:val="24"/>
                <w:szCs w:val="24"/>
              </w:rPr>
              <w:t xml:space="preserve">potential </w:t>
            </w:r>
            <w:r w:rsidRPr="00617BB8">
              <w:rPr>
                <w:rFonts w:ascii="Rubik" w:hAnsi="Rubik" w:cs="Rubik"/>
                <w:sz w:val="24"/>
                <w:szCs w:val="24"/>
              </w:rPr>
              <w:t>implications for ecosystem services (Tavares et al. 2019). ‡</w:t>
            </w:r>
          </w:p>
        </w:tc>
        <w:tc>
          <w:tcPr>
            <w:tcW w:w="7216" w:type="dxa"/>
            <w:shd w:val="clear" w:color="auto" w:fill="auto"/>
            <w:tcMar>
              <w:top w:w="100" w:type="dxa"/>
              <w:left w:w="100" w:type="dxa"/>
              <w:bottom w:w="100" w:type="dxa"/>
              <w:right w:w="100" w:type="dxa"/>
            </w:tcMar>
          </w:tcPr>
          <w:p w14:paraId="11020154" w14:textId="72322CEC"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Studies on trait evolution and ancestral character reconstruction, geometric morphometrics with focus on </w:t>
            </w:r>
            <w:r w:rsidR="00CE39D6" w:rsidRPr="00617BB8">
              <w:rPr>
                <w:rFonts w:ascii="Rubik" w:hAnsi="Rubik" w:cs="Rubik"/>
                <w:sz w:val="24"/>
                <w:szCs w:val="24"/>
              </w:rPr>
              <w:t xml:space="preserve">the </w:t>
            </w:r>
            <w:r w:rsidRPr="00617BB8">
              <w:rPr>
                <w:rFonts w:ascii="Rubik" w:hAnsi="Rubik" w:cs="Rubik"/>
                <w:sz w:val="24"/>
                <w:szCs w:val="24"/>
              </w:rPr>
              <w:t>mechanics of morphological structures</w:t>
            </w:r>
            <w:r w:rsidR="00CE39D6" w:rsidRPr="00617BB8">
              <w:rPr>
                <w:rFonts w:ascii="Rubik" w:hAnsi="Rubik" w:cs="Rubik"/>
                <w:sz w:val="24"/>
                <w:szCs w:val="24"/>
              </w:rPr>
              <w:t xml:space="preserve"> lacking implication on community structure</w:t>
            </w:r>
            <w:r w:rsidRPr="00617BB8">
              <w:rPr>
                <w:rFonts w:ascii="Rubik" w:hAnsi="Rubik" w:cs="Rubik"/>
                <w:sz w:val="24"/>
                <w:szCs w:val="24"/>
              </w:rPr>
              <w:t>. Ecological networks research with focus on species rather than communities</w:t>
            </w:r>
            <w:r w:rsidR="00CE39D6" w:rsidRPr="00617BB8">
              <w:rPr>
                <w:rFonts w:ascii="Rubik" w:hAnsi="Rubik" w:cs="Rubik"/>
                <w:sz w:val="24"/>
                <w:szCs w:val="24"/>
              </w:rPr>
              <w:t>.</w:t>
            </w:r>
          </w:p>
        </w:tc>
      </w:tr>
      <w:tr w:rsidR="003A3942" w:rsidRPr="00617BB8" w14:paraId="728CC062" w14:textId="77777777" w:rsidTr="006B0AAA">
        <w:trPr>
          <w:trHeight w:val="245"/>
        </w:trPr>
        <w:tc>
          <w:tcPr>
            <w:tcW w:w="5519" w:type="dxa"/>
            <w:gridSpan w:val="2"/>
            <w:shd w:val="clear" w:color="auto" w:fill="auto"/>
            <w:tcMar>
              <w:top w:w="100" w:type="dxa"/>
              <w:left w:w="100" w:type="dxa"/>
              <w:bottom w:w="100" w:type="dxa"/>
              <w:right w:w="100" w:type="dxa"/>
            </w:tcMar>
          </w:tcPr>
          <w:p w14:paraId="48A20EC8"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Q3: Cross-taxa research? </w:t>
            </w:r>
          </w:p>
        </w:tc>
        <w:tc>
          <w:tcPr>
            <w:tcW w:w="7216" w:type="dxa"/>
            <w:shd w:val="clear" w:color="auto" w:fill="auto"/>
            <w:tcMar>
              <w:top w:w="100" w:type="dxa"/>
              <w:left w:w="100" w:type="dxa"/>
              <w:bottom w:w="100" w:type="dxa"/>
              <w:right w:w="100" w:type="dxa"/>
            </w:tcMar>
          </w:tcPr>
          <w:p w14:paraId="0C1DE953" w14:textId="77777777" w:rsidR="006B0AAA" w:rsidRPr="00617BB8" w:rsidRDefault="006B0AAA" w:rsidP="00241810">
            <w:pPr>
              <w:spacing w:line="240" w:lineRule="auto"/>
              <w:rPr>
                <w:rFonts w:ascii="Rubik" w:hAnsi="Rubik" w:cs="Rubik"/>
                <w:sz w:val="24"/>
                <w:szCs w:val="24"/>
              </w:rPr>
            </w:pPr>
          </w:p>
        </w:tc>
      </w:tr>
      <w:tr w:rsidR="003A3942" w:rsidRPr="00617BB8" w14:paraId="0A2A0426" w14:textId="77777777" w:rsidTr="006B0AAA">
        <w:trPr>
          <w:trHeight w:val="1097"/>
        </w:trPr>
        <w:tc>
          <w:tcPr>
            <w:tcW w:w="372" w:type="dxa"/>
            <w:shd w:val="clear" w:color="auto" w:fill="auto"/>
            <w:tcMar>
              <w:top w:w="100" w:type="dxa"/>
              <w:left w:w="100" w:type="dxa"/>
              <w:bottom w:w="100" w:type="dxa"/>
              <w:right w:w="100" w:type="dxa"/>
            </w:tcMar>
          </w:tcPr>
          <w:p w14:paraId="1CBD6863" w14:textId="77777777" w:rsidR="006B0AAA" w:rsidRPr="00617BB8" w:rsidRDefault="006B0AAA" w:rsidP="00241810">
            <w:pPr>
              <w:spacing w:line="240" w:lineRule="auto"/>
              <w:rPr>
                <w:rFonts w:ascii="Rubik" w:hAnsi="Rubik" w:cs="Rubik"/>
                <w:sz w:val="24"/>
                <w:szCs w:val="24"/>
              </w:rPr>
            </w:pPr>
          </w:p>
          <w:p w14:paraId="295A7050" w14:textId="77777777" w:rsidR="006B0AAA" w:rsidRPr="00617BB8" w:rsidRDefault="006B0AAA" w:rsidP="00241810">
            <w:pPr>
              <w:widowControl w:val="0"/>
              <w:pBdr>
                <w:top w:val="nil"/>
                <w:left w:val="nil"/>
                <w:bottom w:val="nil"/>
                <w:right w:val="nil"/>
                <w:between w:val="nil"/>
              </w:pBdr>
              <w:spacing w:line="240" w:lineRule="auto"/>
              <w:rPr>
                <w:rFonts w:ascii="Rubik" w:hAnsi="Rubik" w:cs="Rubik"/>
                <w:sz w:val="24"/>
                <w:szCs w:val="24"/>
              </w:rPr>
            </w:pPr>
          </w:p>
        </w:tc>
        <w:tc>
          <w:tcPr>
            <w:tcW w:w="5147" w:type="dxa"/>
            <w:shd w:val="clear" w:color="auto" w:fill="auto"/>
            <w:tcMar>
              <w:top w:w="100" w:type="dxa"/>
              <w:left w:w="100" w:type="dxa"/>
              <w:bottom w:w="100" w:type="dxa"/>
              <w:right w:w="100" w:type="dxa"/>
            </w:tcMar>
          </w:tcPr>
          <w:p w14:paraId="0D937872" w14:textId="7244268E"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Studies of organisms with a phylogenetic relationship at family and / or higher taxonomic </w:t>
            </w:r>
            <w:r w:rsidR="00CE39D6" w:rsidRPr="00617BB8">
              <w:rPr>
                <w:rFonts w:ascii="Rubik" w:hAnsi="Rubik" w:cs="Rubik"/>
                <w:sz w:val="24"/>
                <w:szCs w:val="24"/>
              </w:rPr>
              <w:t>ranks</w:t>
            </w:r>
            <w:r w:rsidRPr="00617BB8">
              <w:rPr>
                <w:rFonts w:ascii="Rubik" w:hAnsi="Rubik" w:cs="Rubik"/>
                <w:sz w:val="24"/>
                <w:szCs w:val="24"/>
              </w:rPr>
              <w:t xml:space="preserve"> </w:t>
            </w:r>
            <w:r w:rsidRPr="00617BB8">
              <w:rPr>
                <w:rFonts w:ascii="Rubik" w:hAnsi="Rubik" w:cs="Rubik"/>
                <w:bCs/>
                <w:sz w:val="24"/>
                <w:szCs w:val="24"/>
              </w:rPr>
              <w:t>(</w:t>
            </w:r>
            <w:r w:rsidRPr="00617BB8">
              <w:rPr>
                <w:rFonts w:ascii="Rubik" w:hAnsi="Rubik" w:cs="Rubik"/>
                <w:sz w:val="24"/>
                <w:szCs w:val="24"/>
              </w:rPr>
              <w:t xml:space="preserve">e.g., clades: flowerless and flowering plants; classes: Mammalia, </w:t>
            </w:r>
            <w:r w:rsidRPr="00617BB8">
              <w:rPr>
                <w:rFonts w:ascii="Rubik" w:hAnsi="Rubik" w:cs="Rubik"/>
                <w:sz w:val="24"/>
                <w:szCs w:val="24"/>
              </w:rPr>
              <w:lastRenderedPageBreak/>
              <w:t>Aves; order: Carnivora</w:t>
            </w:r>
            <w:r w:rsidR="00CE39D6" w:rsidRPr="00617BB8">
              <w:rPr>
                <w:rFonts w:ascii="Rubik" w:hAnsi="Rubik" w:cs="Rubik"/>
                <w:sz w:val="24"/>
                <w:szCs w:val="24"/>
              </w:rPr>
              <w:t xml:space="preserve">; family: </w:t>
            </w:r>
            <w:proofErr w:type="spellStart"/>
            <w:r w:rsidR="00CE39D6" w:rsidRPr="00617BB8">
              <w:rPr>
                <w:rFonts w:ascii="Rubik" w:hAnsi="Rubik" w:cs="Rubik"/>
                <w:sz w:val="24"/>
                <w:szCs w:val="24"/>
              </w:rPr>
              <w:t>Cerambicidae</w:t>
            </w:r>
            <w:proofErr w:type="spellEnd"/>
            <w:r w:rsidRPr="00617BB8">
              <w:rPr>
                <w:rFonts w:ascii="Rubik" w:hAnsi="Rubik" w:cs="Rubik"/>
                <w:sz w:val="24"/>
                <w:szCs w:val="24"/>
              </w:rPr>
              <w:t>). †</w:t>
            </w:r>
          </w:p>
        </w:tc>
        <w:tc>
          <w:tcPr>
            <w:tcW w:w="7216" w:type="dxa"/>
            <w:shd w:val="clear" w:color="auto" w:fill="auto"/>
            <w:tcMar>
              <w:top w:w="100" w:type="dxa"/>
              <w:left w:w="100" w:type="dxa"/>
              <w:bottom w:w="100" w:type="dxa"/>
              <w:right w:w="100" w:type="dxa"/>
            </w:tcMar>
          </w:tcPr>
          <w:p w14:paraId="6D80568C"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lastRenderedPageBreak/>
              <w:t>Studies of organisms with a phylogenetic relationship below family level</w:t>
            </w:r>
          </w:p>
          <w:p w14:paraId="6F852E58" w14:textId="77777777" w:rsidR="006B0AAA" w:rsidRPr="00617BB8" w:rsidRDefault="006B0AAA" w:rsidP="00241810">
            <w:pPr>
              <w:spacing w:line="240" w:lineRule="auto"/>
              <w:rPr>
                <w:rFonts w:ascii="Rubik" w:hAnsi="Rubik" w:cs="Rubik"/>
                <w:sz w:val="24"/>
                <w:szCs w:val="24"/>
              </w:rPr>
            </w:pPr>
          </w:p>
          <w:p w14:paraId="634FDEFA" w14:textId="77777777" w:rsidR="006B0AAA" w:rsidRPr="00617BB8" w:rsidRDefault="006B0AAA" w:rsidP="00241810">
            <w:pPr>
              <w:widowControl w:val="0"/>
              <w:pBdr>
                <w:top w:val="nil"/>
                <w:left w:val="nil"/>
                <w:bottom w:val="nil"/>
                <w:right w:val="nil"/>
                <w:between w:val="nil"/>
              </w:pBdr>
              <w:spacing w:line="240" w:lineRule="auto"/>
              <w:rPr>
                <w:rFonts w:ascii="Rubik" w:hAnsi="Rubik" w:cs="Rubik"/>
                <w:sz w:val="24"/>
                <w:szCs w:val="24"/>
              </w:rPr>
            </w:pPr>
          </w:p>
        </w:tc>
      </w:tr>
      <w:tr w:rsidR="003A3942" w:rsidRPr="00617BB8" w14:paraId="5CA67966" w14:textId="77777777" w:rsidTr="006B0AAA">
        <w:trPr>
          <w:trHeight w:val="253"/>
        </w:trPr>
        <w:tc>
          <w:tcPr>
            <w:tcW w:w="5519" w:type="dxa"/>
            <w:gridSpan w:val="2"/>
            <w:shd w:val="clear" w:color="auto" w:fill="auto"/>
            <w:tcMar>
              <w:top w:w="100" w:type="dxa"/>
              <w:left w:w="100" w:type="dxa"/>
              <w:bottom w:w="100" w:type="dxa"/>
              <w:right w:w="100" w:type="dxa"/>
            </w:tcMar>
          </w:tcPr>
          <w:p w14:paraId="08EDEBCB"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Q4: Literature review?</w:t>
            </w:r>
          </w:p>
        </w:tc>
        <w:tc>
          <w:tcPr>
            <w:tcW w:w="7216" w:type="dxa"/>
            <w:shd w:val="clear" w:color="auto" w:fill="auto"/>
            <w:tcMar>
              <w:top w:w="100" w:type="dxa"/>
              <w:left w:w="100" w:type="dxa"/>
              <w:bottom w:w="100" w:type="dxa"/>
              <w:right w:w="100" w:type="dxa"/>
            </w:tcMar>
          </w:tcPr>
          <w:p w14:paraId="2A7B70E3" w14:textId="77777777" w:rsidR="006B0AAA" w:rsidRPr="00617BB8" w:rsidRDefault="006B0AAA" w:rsidP="00241810">
            <w:pPr>
              <w:spacing w:line="240" w:lineRule="auto"/>
              <w:rPr>
                <w:rFonts w:ascii="Rubik" w:hAnsi="Rubik" w:cs="Rubik"/>
                <w:sz w:val="24"/>
                <w:szCs w:val="24"/>
              </w:rPr>
            </w:pPr>
          </w:p>
        </w:tc>
      </w:tr>
      <w:tr w:rsidR="003A3942" w:rsidRPr="00617BB8" w14:paraId="4F0AE62B" w14:textId="77777777" w:rsidTr="00CE39D6">
        <w:trPr>
          <w:trHeight w:val="774"/>
        </w:trPr>
        <w:tc>
          <w:tcPr>
            <w:tcW w:w="372" w:type="dxa"/>
            <w:shd w:val="clear" w:color="auto" w:fill="auto"/>
            <w:tcMar>
              <w:top w:w="100" w:type="dxa"/>
              <w:left w:w="100" w:type="dxa"/>
              <w:bottom w:w="100" w:type="dxa"/>
              <w:right w:w="100" w:type="dxa"/>
            </w:tcMar>
          </w:tcPr>
          <w:p w14:paraId="798C1C16" w14:textId="77777777" w:rsidR="006B0AAA" w:rsidRPr="00617BB8" w:rsidRDefault="006B0AAA" w:rsidP="00241810">
            <w:pPr>
              <w:spacing w:line="240" w:lineRule="auto"/>
              <w:rPr>
                <w:rFonts w:ascii="Rubik" w:hAnsi="Rubik" w:cs="Rubik"/>
                <w:sz w:val="24"/>
                <w:szCs w:val="24"/>
              </w:rPr>
            </w:pPr>
          </w:p>
        </w:tc>
        <w:tc>
          <w:tcPr>
            <w:tcW w:w="5147" w:type="dxa"/>
            <w:shd w:val="clear" w:color="auto" w:fill="auto"/>
            <w:tcMar>
              <w:top w:w="100" w:type="dxa"/>
              <w:left w:w="100" w:type="dxa"/>
              <w:bottom w:w="100" w:type="dxa"/>
              <w:right w:w="100" w:type="dxa"/>
            </w:tcMar>
          </w:tcPr>
          <w:p w14:paraId="0F1E76A0" w14:textId="180731C6" w:rsidR="006B0AAA" w:rsidRPr="00617BB8" w:rsidRDefault="00CE39D6" w:rsidP="00241810">
            <w:pPr>
              <w:spacing w:line="240" w:lineRule="auto"/>
              <w:rPr>
                <w:rFonts w:ascii="Rubik" w:hAnsi="Rubik" w:cs="Rubik"/>
                <w:sz w:val="24"/>
                <w:szCs w:val="24"/>
              </w:rPr>
            </w:pPr>
            <w:r w:rsidRPr="00617BB8">
              <w:rPr>
                <w:rFonts w:ascii="Rubik" w:hAnsi="Rubik" w:cs="Rubik"/>
                <w:sz w:val="24"/>
                <w:szCs w:val="24"/>
              </w:rPr>
              <w:t>Not a literature review.</w:t>
            </w:r>
          </w:p>
        </w:tc>
        <w:tc>
          <w:tcPr>
            <w:tcW w:w="7216" w:type="dxa"/>
            <w:shd w:val="clear" w:color="auto" w:fill="auto"/>
            <w:tcMar>
              <w:top w:w="100" w:type="dxa"/>
              <w:left w:w="100" w:type="dxa"/>
              <w:bottom w:w="100" w:type="dxa"/>
              <w:right w:w="100" w:type="dxa"/>
            </w:tcMar>
          </w:tcPr>
          <w:p w14:paraId="1EB98AB4" w14:textId="13F39BAE" w:rsidR="006B0AAA" w:rsidRPr="00617BB8" w:rsidRDefault="00CE39D6" w:rsidP="00241810">
            <w:pPr>
              <w:spacing w:line="240" w:lineRule="auto"/>
              <w:rPr>
                <w:rFonts w:ascii="Rubik" w:hAnsi="Rubik" w:cs="Rubik"/>
                <w:sz w:val="24"/>
                <w:szCs w:val="24"/>
              </w:rPr>
            </w:pPr>
            <w:r w:rsidRPr="00617BB8">
              <w:rPr>
                <w:rFonts w:ascii="Rubik" w:hAnsi="Rubik" w:cs="Rubik"/>
                <w:sz w:val="24"/>
                <w:szCs w:val="24"/>
              </w:rPr>
              <w:t xml:space="preserve">Title and abstracts including the words “systematic review”, “review”, “bibliographic review” (as detailed in the PRISMA statement, </w:t>
            </w:r>
            <w:proofErr w:type="spellStart"/>
            <w:r w:rsidRPr="00617BB8">
              <w:rPr>
                <w:rFonts w:ascii="Rubik" w:hAnsi="Rubik" w:cs="Rubik"/>
                <w:sz w:val="24"/>
                <w:szCs w:val="24"/>
              </w:rPr>
              <w:t>Liberati</w:t>
            </w:r>
            <w:proofErr w:type="spellEnd"/>
            <w:r w:rsidRPr="00617BB8">
              <w:rPr>
                <w:rFonts w:ascii="Rubik" w:hAnsi="Rubik" w:cs="Rubik"/>
                <w:sz w:val="24"/>
                <w:szCs w:val="24"/>
              </w:rPr>
              <w:t xml:space="preserve"> et al. </w:t>
            </w:r>
            <w:commentRangeStart w:id="63"/>
            <w:r w:rsidRPr="00617BB8">
              <w:rPr>
                <w:rFonts w:ascii="Rubik" w:hAnsi="Rubik" w:cs="Rubik"/>
                <w:sz w:val="24"/>
                <w:szCs w:val="24"/>
              </w:rPr>
              <w:t>2009</w:t>
            </w:r>
            <w:commentRangeEnd w:id="63"/>
            <w:r w:rsidRPr="00617BB8">
              <w:rPr>
                <w:rFonts w:ascii="Rubik" w:hAnsi="Rubik" w:cs="Rubik"/>
                <w:sz w:val="24"/>
                <w:szCs w:val="24"/>
              </w:rPr>
              <w:commentReference w:id="63"/>
            </w:r>
            <w:r w:rsidRPr="00617BB8">
              <w:rPr>
                <w:rFonts w:ascii="Rubik" w:hAnsi="Rubik" w:cs="Rubik"/>
                <w:sz w:val="24"/>
                <w:szCs w:val="24"/>
              </w:rPr>
              <w:t>). Data are of secondary importance in this group of study.</w:t>
            </w:r>
          </w:p>
        </w:tc>
      </w:tr>
      <w:tr w:rsidR="003A3942" w:rsidRPr="00617BB8" w14:paraId="3DB024FF" w14:textId="77777777" w:rsidTr="006B0AAA">
        <w:trPr>
          <w:trHeight w:val="238"/>
        </w:trPr>
        <w:tc>
          <w:tcPr>
            <w:tcW w:w="5519" w:type="dxa"/>
            <w:gridSpan w:val="2"/>
            <w:shd w:val="clear" w:color="auto" w:fill="auto"/>
            <w:tcMar>
              <w:top w:w="100" w:type="dxa"/>
              <w:left w:w="100" w:type="dxa"/>
              <w:bottom w:w="100" w:type="dxa"/>
              <w:right w:w="100" w:type="dxa"/>
            </w:tcMar>
          </w:tcPr>
          <w:p w14:paraId="702CE419" w14:textId="77777777" w:rsidR="006B0AAA" w:rsidRPr="00617BB8" w:rsidRDefault="006B0AAA" w:rsidP="00241810">
            <w:pPr>
              <w:spacing w:line="240" w:lineRule="auto"/>
              <w:rPr>
                <w:rFonts w:ascii="Rubik" w:hAnsi="Rubik" w:cs="Rubik"/>
                <w:sz w:val="24"/>
                <w:szCs w:val="24"/>
              </w:rPr>
            </w:pPr>
            <w:r w:rsidRPr="00617BB8">
              <w:rPr>
                <w:rFonts w:ascii="Rubik" w:hAnsi="Rubik" w:cs="Rubik"/>
                <w:sz w:val="24"/>
                <w:szCs w:val="24"/>
              </w:rPr>
              <w:t xml:space="preserve">Q5: Meta-analysis? </w:t>
            </w:r>
          </w:p>
        </w:tc>
        <w:tc>
          <w:tcPr>
            <w:tcW w:w="7216" w:type="dxa"/>
            <w:shd w:val="clear" w:color="auto" w:fill="auto"/>
            <w:tcMar>
              <w:top w:w="100" w:type="dxa"/>
              <w:left w:w="100" w:type="dxa"/>
              <w:bottom w:w="100" w:type="dxa"/>
              <w:right w:w="100" w:type="dxa"/>
            </w:tcMar>
          </w:tcPr>
          <w:p w14:paraId="0537832E" w14:textId="77777777" w:rsidR="006B0AAA" w:rsidRPr="00617BB8" w:rsidRDefault="006B0AAA" w:rsidP="00241810">
            <w:pPr>
              <w:spacing w:line="240" w:lineRule="auto"/>
              <w:rPr>
                <w:rFonts w:ascii="Rubik" w:hAnsi="Rubik" w:cs="Rubik"/>
                <w:sz w:val="24"/>
                <w:szCs w:val="24"/>
              </w:rPr>
            </w:pPr>
          </w:p>
        </w:tc>
      </w:tr>
      <w:tr w:rsidR="003A3942" w:rsidRPr="00617BB8" w14:paraId="58B4BAB3" w14:textId="77777777" w:rsidTr="006B0AAA">
        <w:trPr>
          <w:trHeight w:val="461"/>
        </w:trPr>
        <w:tc>
          <w:tcPr>
            <w:tcW w:w="372" w:type="dxa"/>
            <w:shd w:val="clear" w:color="auto" w:fill="auto"/>
            <w:tcMar>
              <w:top w:w="100" w:type="dxa"/>
              <w:left w:w="100" w:type="dxa"/>
              <w:bottom w:w="100" w:type="dxa"/>
              <w:right w:w="100" w:type="dxa"/>
            </w:tcMar>
          </w:tcPr>
          <w:p w14:paraId="298827B3" w14:textId="77777777" w:rsidR="006B0AAA" w:rsidRPr="00617BB8" w:rsidRDefault="006B0AAA" w:rsidP="00241810">
            <w:pPr>
              <w:spacing w:line="240" w:lineRule="auto"/>
              <w:rPr>
                <w:rFonts w:ascii="Rubik" w:hAnsi="Rubik" w:cs="Rubik"/>
                <w:sz w:val="24"/>
                <w:szCs w:val="24"/>
              </w:rPr>
            </w:pPr>
          </w:p>
        </w:tc>
        <w:tc>
          <w:tcPr>
            <w:tcW w:w="5147" w:type="dxa"/>
            <w:shd w:val="clear" w:color="auto" w:fill="auto"/>
            <w:tcMar>
              <w:top w:w="100" w:type="dxa"/>
              <w:left w:w="100" w:type="dxa"/>
              <w:bottom w:w="100" w:type="dxa"/>
              <w:right w:w="100" w:type="dxa"/>
            </w:tcMar>
          </w:tcPr>
          <w:p w14:paraId="6767C86E" w14:textId="677FC34E" w:rsidR="006B0AAA" w:rsidRPr="00617BB8" w:rsidRDefault="00CE39D6" w:rsidP="00241810">
            <w:pPr>
              <w:widowControl w:val="0"/>
              <w:pBdr>
                <w:top w:val="nil"/>
                <w:left w:val="nil"/>
                <w:bottom w:val="nil"/>
                <w:right w:val="nil"/>
                <w:between w:val="nil"/>
              </w:pBdr>
              <w:spacing w:line="240" w:lineRule="auto"/>
              <w:rPr>
                <w:rFonts w:ascii="Rubik" w:hAnsi="Rubik" w:cs="Rubik"/>
                <w:sz w:val="24"/>
                <w:szCs w:val="24"/>
              </w:rPr>
            </w:pPr>
            <w:r w:rsidRPr="00617BB8">
              <w:rPr>
                <w:rFonts w:ascii="Rubik" w:hAnsi="Rubik" w:cs="Rubik"/>
                <w:sz w:val="24"/>
                <w:szCs w:val="24"/>
              </w:rPr>
              <w:t>Not a meta-analysis</w:t>
            </w:r>
          </w:p>
        </w:tc>
        <w:tc>
          <w:tcPr>
            <w:tcW w:w="7216" w:type="dxa"/>
            <w:shd w:val="clear" w:color="auto" w:fill="auto"/>
            <w:tcMar>
              <w:top w:w="100" w:type="dxa"/>
              <w:left w:w="100" w:type="dxa"/>
              <w:bottom w:w="100" w:type="dxa"/>
              <w:right w:w="100" w:type="dxa"/>
            </w:tcMar>
          </w:tcPr>
          <w:p w14:paraId="13810BF7" w14:textId="53C2A53F" w:rsidR="006B0AAA" w:rsidRPr="00617BB8" w:rsidRDefault="00CE39D6" w:rsidP="00241810">
            <w:pPr>
              <w:spacing w:line="240" w:lineRule="auto"/>
              <w:rPr>
                <w:rFonts w:ascii="Rubik" w:hAnsi="Rubik" w:cs="Rubik"/>
                <w:sz w:val="24"/>
                <w:szCs w:val="24"/>
              </w:rPr>
            </w:pPr>
            <w:r w:rsidRPr="00617BB8">
              <w:rPr>
                <w:rFonts w:ascii="Rubik" w:hAnsi="Rubik" w:cs="Rubik"/>
                <w:sz w:val="24"/>
                <w:szCs w:val="24"/>
              </w:rPr>
              <w:t xml:space="preserve">Title and abstracts including the word “meta-analysis” (as detailed in the PRISMA statement, </w:t>
            </w:r>
            <w:proofErr w:type="spellStart"/>
            <w:r w:rsidRPr="00617BB8">
              <w:rPr>
                <w:rFonts w:ascii="Rubik" w:hAnsi="Rubik" w:cs="Rubik"/>
                <w:sz w:val="24"/>
                <w:szCs w:val="24"/>
              </w:rPr>
              <w:t>Liberati</w:t>
            </w:r>
            <w:proofErr w:type="spellEnd"/>
            <w:r w:rsidRPr="00617BB8">
              <w:rPr>
                <w:rFonts w:ascii="Rubik" w:hAnsi="Rubik" w:cs="Rubik"/>
                <w:sz w:val="24"/>
                <w:szCs w:val="24"/>
              </w:rPr>
              <w:t xml:space="preserve"> et al. 2009). Data are of secondary importance in this group of study.</w:t>
            </w:r>
          </w:p>
        </w:tc>
      </w:tr>
    </w:tbl>
    <w:p w14:paraId="286B592B" w14:textId="77777777" w:rsidR="006B0AAA" w:rsidRPr="00617BB8" w:rsidRDefault="006B0AAA" w:rsidP="00617BB8">
      <w:pPr>
        <w:spacing w:line="480" w:lineRule="auto"/>
        <w:rPr>
          <w:rFonts w:ascii="Rubik" w:hAnsi="Rubik" w:cs="Rubik"/>
          <w:sz w:val="24"/>
          <w:szCs w:val="24"/>
        </w:rPr>
      </w:pPr>
      <w:r w:rsidRPr="00617BB8">
        <w:rPr>
          <w:rFonts w:ascii="Rubik" w:hAnsi="Rubik" w:cs="Rubik"/>
          <w:sz w:val="24"/>
          <w:szCs w:val="24"/>
        </w:rPr>
        <w:t xml:space="preserve">* We also included studies in paleoecology, </w:t>
      </w:r>
      <w:proofErr w:type="spellStart"/>
      <w:r w:rsidRPr="00617BB8">
        <w:rPr>
          <w:rFonts w:ascii="Rubik" w:hAnsi="Rubik" w:cs="Rubik"/>
          <w:sz w:val="24"/>
          <w:szCs w:val="24"/>
        </w:rPr>
        <w:t>phylogeography</w:t>
      </w:r>
      <w:proofErr w:type="spellEnd"/>
      <w:r w:rsidRPr="00617BB8">
        <w:rPr>
          <w:rFonts w:ascii="Rubik" w:hAnsi="Rubik" w:cs="Rubik"/>
          <w:sz w:val="24"/>
          <w:szCs w:val="24"/>
        </w:rPr>
        <w:t xml:space="preserve"> and biogeography, with explicit test of ecological processes underlying diversity, distribution, and evolution. </w:t>
      </w:r>
    </w:p>
    <w:p w14:paraId="39488EED" w14:textId="0385FEF2" w:rsidR="006B0AAA" w:rsidRPr="00617BB8" w:rsidRDefault="006B0AAA" w:rsidP="00617BB8">
      <w:pPr>
        <w:spacing w:line="480" w:lineRule="auto"/>
        <w:rPr>
          <w:rFonts w:ascii="Rubik" w:hAnsi="Rubik" w:cs="Rubik"/>
          <w:sz w:val="24"/>
          <w:szCs w:val="24"/>
        </w:rPr>
      </w:pPr>
      <w:r w:rsidRPr="00617BB8">
        <w:rPr>
          <w:rFonts w:ascii="Rubik" w:hAnsi="Rubik" w:cs="Rubik"/>
          <w:sz w:val="24"/>
          <w:szCs w:val="24"/>
        </w:rPr>
        <w:t xml:space="preserve">‡ Most studies were about community functional diversity at local and macroecological scales (e.g., ????). We also included studies using coarse functional entities/groups with clear functional reasoning behind their definition (generalist, specialist, terrestrial, arboreal) (e.g., </w:t>
      </w:r>
      <w:proofErr w:type="spellStart"/>
      <w:r w:rsidRPr="00617BB8">
        <w:rPr>
          <w:rFonts w:ascii="Rubik" w:hAnsi="Rubik" w:cs="Rubik"/>
          <w:sz w:val="24"/>
          <w:szCs w:val="24"/>
        </w:rPr>
        <w:t>Pardini</w:t>
      </w:r>
      <w:proofErr w:type="spellEnd"/>
      <w:r w:rsidRPr="00617BB8">
        <w:rPr>
          <w:rFonts w:ascii="Rubik" w:hAnsi="Rubik" w:cs="Rubik"/>
          <w:sz w:val="24"/>
          <w:szCs w:val="24"/>
        </w:rPr>
        <w:t xml:space="preserve"> et al. 2009), studies on trait-mediated ecosystem services (e.g., </w:t>
      </w:r>
      <w:proofErr w:type="spellStart"/>
      <w:r w:rsidRPr="00617BB8">
        <w:rPr>
          <w:rFonts w:ascii="Rubik" w:hAnsi="Rubik" w:cs="Rubik"/>
          <w:sz w:val="24"/>
          <w:szCs w:val="24"/>
        </w:rPr>
        <w:t>Werling</w:t>
      </w:r>
      <w:proofErr w:type="spellEnd"/>
      <w:r w:rsidRPr="00617BB8">
        <w:rPr>
          <w:rFonts w:ascii="Rubik" w:hAnsi="Rubik" w:cs="Rubik"/>
          <w:sz w:val="24"/>
          <w:szCs w:val="24"/>
        </w:rPr>
        <w:t xml:space="preserve"> et al. 2014, PNAS), and studies on geometric morphometrics comparing the morpho</w:t>
      </w:r>
      <w:r w:rsidR="002E2AD5" w:rsidRPr="00617BB8">
        <w:rPr>
          <w:rFonts w:ascii="Rubik" w:hAnsi="Rubik" w:cs="Rubik"/>
          <w:sz w:val="24"/>
          <w:szCs w:val="24"/>
        </w:rPr>
        <w:t xml:space="preserve">logical and </w:t>
      </w:r>
      <w:r w:rsidRPr="00617BB8">
        <w:rPr>
          <w:rFonts w:ascii="Rubik" w:hAnsi="Rubik" w:cs="Rubik"/>
          <w:sz w:val="24"/>
          <w:szCs w:val="24"/>
        </w:rPr>
        <w:t>eco</w:t>
      </w:r>
      <w:r w:rsidR="002E2AD5" w:rsidRPr="00617BB8">
        <w:rPr>
          <w:rFonts w:ascii="Rubik" w:hAnsi="Rubik" w:cs="Rubik"/>
          <w:sz w:val="24"/>
          <w:szCs w:val="24"/>
        </w:rPr>
        <w:t xml:space="preserve">logical trait </w:t>
      </w:r>
      <w:r w:rsidRPr="00617BB8">
        <w:rPr>
          <w:rFonts w:ascii="Rubik" w:hAnsi="Rubik" w:cs="Rubik"/>
          <w:sz w:val="24"/>
          <w:szCs w:val="24"/>
        </w:rPr>
        <w:t>space filled by groups of species (e.g., herbivorous, carnivorous; e.g., ????).</w:t>
      </w:r>
    </w:p>
    <w:p w14:paraId="2F9FFECD" w14:textId="215589C7" w:rsidR="006B0AAA" w:rsidRPr="00617BB8" w:rsidRDefault="006B0AAA" w:rsidP="00617BB8">
      <w:pPr>
        <w:spacing w:line="480" w:lineRule="auto"/>
        <w:rPr>
          <w:rFonts w:ascii="Rubik" w:hAnsi="Rubik" w:cs="Rubik"/>
          <w:sz w:val="24"/>
          <w:szCs w:val="24"/>
        </w:rPr>
      </w:pPr>
      <w:r w:rsidRPr="00617BB8">
        <w:rPr>
          <w:rFonts w:ascii="Rubik" w:hAnsi="Rubik" w:cs="Rubik"/>
          <w:sz w:val="24"/>
          <w:szCs w:val="24"/>
        </w:rPr>
        <w:lastRenderedPageBreak/>
        <w:t xml:space="preserve">† Q3 </w:t>
      </w:r>
      <w:r w:rsidR="00CE39D6" w:rsidRPr="00617BB8">
        <w:rPr>
          <w:rFonts w:ascii="Rubik" w:hAnsi="Rubik" w:cs="Rubik"/>
          <w:sz w:val="24"/>
          <w:szCs w:val="24"/>
        </w:rPr>
        <w:t>Some</w:t>
      </w:r>
      <w:r w:rsidRPr="00617BB8">
        <w:rPr>
          <w:rFonts w:ascii="Rubik" w:hAnsi="Rubik" w:cs="Rubik"/>
          <w:sz w:val="24"/>
          <w:szCs w:val="24"/>
        </w:rPr>
        <w:t xml:space="preserve"> taxa are grouped </w:t>
      </w:r>
      <w:r w:rsidR="00CE39D6" w:rsidRPr="00617BB8">
        <w:rPr>
          <w:rFonts w:ascii="Rubik" w:hAnsi="Rubik" w:cs="Rubik"/>
          <w:sz w:val="24"/>
          <w:szCs w:val="24"/>
        </w:rPr>
        <w:t>by</w:t>
      </w:r>
      <w:r w:rsidRPr="00617BB8">
        <w:rPr>
          <w:rFonts w:ascii="Rubik" w:hAnsi="Rubik" w:cs="Rubik"/>
          <w:sz w:val="24"/>
          <w:szCs w:val="24"/>
        </w:rPr>
        <w:t xml:space="preserve"> sampling convenience (e.g., macroinvertebrates, which includes crustaceans, insects, among others).</w:t>
      </w:r>
      <w:r w:rsidR="00CE39D6" w:rsidRPr="00617BB8">
        <w:rPr>
          <w:rFonts w:ascii="Rubik" w:hAnsi="Rubik" w:cs="Rubik"/>
          <w:sz w:val="24"/>
          <w:szCs w:val="24"/>
        </w:rPr>
        <w:t xml:space="preserve"> </w:t>
      </w:r>
      <w:r w:rsidR="002E2AD5" w:rsidRPr="00617BB8">
        <w:rPr>
          <w:rFonts w:ascii="Rubik" w:hAnsi="Rubik" w:cs="Rubik"/>
          <w:sz w:val="24"/>
          <w:szCs w:val="24"/>
        </w:rPr>
        <w:t xml:space="preserve">In these </w:t>
      </w:r>
      <w:proofErr w:type="gramStart"/>
      <w:r w:rsidR="002E2AD5" w:rsidRPr="00617BB8">
        <w:rPr>
          <w:rFonts w:ascii="Rubik" w:hAnsi="Rubik" w:cs="Rubik"/>
          <w:sz w:val="24"/>
          <w:szCs w:val="24"/>
        </w:rPr>
        <w:t>cases</w:t>
      </w:r>
      <w:proofErr w:type="gramEnd"/>
      <w:r w:rsidR="002E2AD5" w:rsidRPr="00617BB8">
        <w:rPr>
          <w:rFonts w:ascii="Rubik" w:hAnsi="Rubik" w:cs="Rubik"/>
          <w:sz w:val="24"/>
          <w:szCs w:val="24"/>
        </w:rPr>
        <w:t xml:space="preserve"> </w:t>
      </w:r>
      <w:r w:rsidR="00CE39D6" w:rsidRPr="00617BB8">
        <w:rPr>
          <w:rFonts w:ascii="Rubik" w:hAnsi="Rubik" w:cs="Rubik"/>
          <w:sz w:val="24"/>
          <w:szCs w:val="24"/>
        </w:rPr>
        <w:t>we used the highest rank embracing all taxa.</w:t>
      </w:r>
    </w:p>
    <w:p w14:paraId="27FEDD1C" w14:textId="2A7A7CAA" w:rsidR="006B0AAA" w:rsidRPr="00617BB8" w:rsidRDefault="006B0AAA" w:rsidP="00617BB8">
      <w:pPr>
        <w:spacing w:after="240" w:line="480" w:lineRule="auto"/>
        <w:rPr>
          <w:rFonts w:ascii="Rubik" w:hAnsi="Rubik" w:cs="Rubik"/>
          <w:sz w:val="24"/>
          <w:szCs w:val="24"/>
        </w:rPr>
      </w:pPr>
    </w:p>
    <w:p w14:paraId="380D4F6A" w14:textId="71AC5E30" w:rsidR="002E2AD5" w:rsidRPr="00617BB8" w:rsidRDefault="002E2AD5" w:rsidP="00617BB8">
      <w:pPr>
        <w:spacing w:after="240" w:line="480" w:lineRule="auto"/>
        <w:rPr>
          <w:rFonts w:ascii="Rubik" w:hAnsi="Rubik" w:cs="Rubik"/>
          <w:sz w:val="24"/>
          <w:szCs w:val="24"/>
        </w:rPr>
      </w:pPr>
    </w:p>
    <w:p w14:paraId="7CA6389E" w14:textId="0FD6F5DE" w:rsidR="002E2AD5" w:rsidRPr="00617BB8" w:rsidRDefault="002E2AD5" w:rsidP="00617BB8">
      <w:pPr>
        <w:spacing w:after="240" w:line="480" w:lineRule="auto"/>
        <w:rPr>
          <w:rFonts w:ascii="Rubik" w:hAnsi="Rubik" w:cs="Rubik"/>
          <w:sz w:val="24"/>
          <w:szCs w:val="24"/>
        </w:rPr>
      </w:pPr>
    </w:p>
    <w:p w14:paraId="00A44FE0" w14:textId="43C3A3F9" w:rsidR="00A82576" w:rsidRPr="00617BB8" w:rsidRDefault="00A82576" w:rsidP="008478F9">
      <w:pPr>
        <w:spacing w:after="240" w:line="480" w:lineRule="auto"/>
        <w:rPr>
          <w:rFonts w:ascii="Rubik" w:hAnsi="Rubik" w:cs="Rubik"/>
          <w:sz w:val="24"/>
          <w:szCs w:val="24"/>
        </w:rPr>
      </w:pPr>
      <w:r w:rsidRPr="00617BB8">
        <w:rPr>
          <w:rFonts w:ascii="Rubik" w:hAnsi="Rubik" w:cs="Rubik"/>
          <w:sz w:val="24"/>
          <w:szCs w:val="24"/>
        </w:rPr>
        <w:t>The filtering process could be influenced by reader skills, as the filtering team includes one post-doc, one doctorate student, and two under-graduate students. To minimize such influence, we first ran a leveling phase (Fig. 1) where all readers answered the six questions based on information from the 20 most cited papers. After that, we met, checked the correspondence between answers, and solved doubts. Then, we started the filtering process by 1) ordering studies according to the first author’s surname —to avoid that only one reader reads the most cited and complex studies—, 2) dividing the 1,006 studies among the four readers, 3) answering the questions (Table 1). Doubts that arose during the filtering process were registered in an online document open to the team of readers, and were resolved by AL Luza</w:t>
      </w:r>
      <w:r w:rsidR="00ED49A8" w:rsidRPr="00617BB8">
        <w:rPr>
          <w:rFonts w:ascii="Rubik" w:hAnsi="Rubik" w:cs="Rubik"/>
          <w:sz w:val="24"/>
          <w:szCs w:val="24"/>
        </w:rPr>
        <w:t xml:space="preserve"> (the most experienced reader in the filtering team)</w:t>
      </w:r>
      <w:r w:rsidRPr="00617BB8">
        <w:rPr>
          <w:rFonts w:ascii="Rubik" w:hAnsi="Rubik" w:cs="Rubik"/>
          <w:sz w:val="24"/>
          <w:szCs w:val="24"/>
        </w:rPr>
        <w:t xml:space="preserve">. Answer options were ‘NO’, ‘YES’, ‘MAYBE’, and ‘NA’. The answer ‘MAYBE’ was used when information from title and abstract were not enough to reach ‘YES’ or ‘NO’. The answer ‘NA’ was used when none answer was applicable. </w:t>
      </w:r>
    </w:p>
    <w:p w14:paraId="3A98FB00" w14:textId="77777777" w:rsidR="00A82576" w:rsidRPr="00617BB8" w:rsidRDefault="00A82576" w:rsidP="00617BB8">
      <w:pPr>
        <w:spacing w:after="240" w:line="480" w:lineRule="auto"/>
        <w:rPr>
          <w:rFonts w:ascii="Rubik" w:hAnsi="Rubik" w:cs="Rubik"/>
          <w:sz w:val="24"/>
          <w:szCs w:val="24"/>
        </w:rPr>
      </w:pPr>
      <w:r w:rsidRPr="00617BB8">
        <w:rPr>
          <w:rFonts w:ascii="Rubik" w:hAnsi="Rubik" w:cs="Rubik"/>
          <w:sz w:val="24"/>
          <w:szCs w:val="24"/>
        </w:rPr>
        <w:lastRenderedPageBreak/>
        <w:t>Objective 1</w:t>
      </w:r>
    </w:p>
    <w:p w14:paraId="19E1F270" w14:textId="77777777" w:rsidR="00A82576" w:rsidRPr="00617BB8" w:rsidRDefault="00A82576" w:rsidP="00617BB8">
      <w:pPr>
        <w:spacing w:after="240" w:line="480" w:lineRule="auto"/>
        <w:rPr>
          <w:rFonts w:ascii="Rubik" w:hAnsi="Rubik" w:cs="Rubik"/>
          <w:sz w:val="24"/>
          <w:szCs w:val="24"/>
        </w:rPr>
      </w:pPr>
      <w:r w:rsidRPr="00617BB8">
        <w:rPr>
          <w:rFonts w:ascii="Rubik" w:hAnsi="Rubik" w:cs="Rubik"/>
          <w:sz w:val="24"/>
          <w:szCs w:val="24"/>
        </w:rPr>
        <w:t>After completely solving the ‘MAYBE’ answers -- through a quick read on the main text--, we run a final filtering cased on positive responses of Q1 to Q5 to achieve our first objective. We consider systematic reviews and meta-analysis as they can provide values and analysis, as well valuable information about available approaches to cross-taxa studies.</w:t>
      </w:r>
    </w:p>
    <w:p w14:paraId="0C1E83EA" w14:textId="77777777" w:rsidR="00A82576" w:rsidRPr="00617BB8" w:rsidRDefault="00A82576" w:rsidP="00617BB8">
      <w:pPr>
        <w:spacing w:after="240" w:line="480" w:lineRule="auto"/>
        <w:rPr>
          <w:rFonts w:ascii="Rubik" w:hAnsi="Rubik" w:cs="Rubik"/>
          <w:sz w:val="24"/>
          <w:szCs w:val="24"/>
        </w:rPr>
      </w:pPr>
      <w:r w:rsidRPr="00617BB8">
        <w:rPr>
          <w:rFonts w:ascii="Rubik" w:hAnsi="Rubik" w:cs="Rubik"/>
          <w:sz w:val="24"/>
          <w:szCs w:val="24"/>
        </w:rPr>
        <w:t>Articles with either positive or negative responses to functional ecology were called, respectively, ‘functional ecology research’ and ‘general ecological research’ area. Such differentiation is important because general ecological research (mostly community ecology and macroecology) assumes all taxa as ecologically different, while functional ecology explicitly considers degrees of ecological differences between taxa (Fig. 1).</w:t>
      </w:r>
    </w:p>
    <w:p w14:paraId="44A311DA" w14:textId="3EF0A79F" w:rsidR="002E2AD5" w:rsidRPr="00617BB8" w:rsidRDefault="002E2AD5" w:rsidP="00617BB8">
      <w:pPr>
        <w:spacing w:after="240" w:line="480" w:lineRule="auto"/>
        <w:rPr>
          <w:rFonts w:ascii="Rubik" w:hAnsi="Rubik" w:cs="Rubik"/>
          <w:sz w:val="24"/>
          <w:szCs w:val="24"/>
        </w:rPr>
      </w:pPr>
    </w:p>
    <w:p w14:paraId="315B46EB" w14:textId="15BC7C24" w:rsidR="002E2AD5" w:rsidRPr="00617BB8" w:rsidRDefault="002E2AD5" w:rsidP="00617BB8">
      <w:pPr>
        <w:spacing w:after="240" w:line="480" w:lineRule="auto"/>
        <w:rPr>
          <w:rFonts w:ascii="Rubik" w:hAnsi="Rubik" w:cs="Rubik"/>
          <w:sz w:val="24"/>
          <w:szCs w:val="24"/>
        </w:rPr>
      </w:pPr>
    </w:p>
    <w:p w14:paraId="7AF33197" w14:textId="5EC256C1" w:rsidR="002E2AD5" w:rsidRPr="00617BB8" w:rsidRDefault="002E2AD5" w:rsidP="00617BB8">
      <w:pPr>
        <w:spacing w:after="240" w:line="480" w:lineRule="auto"/>
        <w:rPr>
          <w:rFonts w:ascii="Rubik" w:hAnsi="Rubik" w:cs="Rubik"/>
          <w:sz w:val="24"/>
          <w:szCs w:val="24"/>
        </w:rPr>
      </w:pPr>
    </w:p>
    <w:p w14:paraId="60870F57" w14:textId="386465A8" w:rsidR="002E2AD5" w:rsidRPr="00617BB8" w:rsidRDefault="002E2AD5" w:rsidP="00617BB8">
      <w:pPr>
        <w:spacing w:after="240" w:line="480" w:lineRule="auto"/>
        <w:rPr>
          <w:rFonts w:ascii="Rubik" w:hAnsi="Rubik" w:cs="Rubik"/>
          <w:sz w:val="24"/>
          <w:szCs w:val="24"/>
        </w:rPr>
      </w:pPr>
    </w:p>
    <w:p w14:paraId="7E9CAAD4" w14:textId="524D072D" w:rsidR="002E2AD5" w:rsidRPr="00617BB8" w:rsidRDefault="002E2AD5" w:rsidP="00617BB8">
      <w:pPr>
        <w:spacing w:after="240" w:line="480" w:lineRule="auto"/>
        <w:rPr>
          <w:rFonts w:ascii="Rubik" w:hAnsi="Rubik" w:cs="Rubik"/>
          <w:sz w:val="24"/>
          <w:szCs w:val="24"/>
        </w:rPr>
      </w:pPr>
    </w:p>
    <w:p w14:paraId="70191D6A" w14:textId="0E8A6412" w:rsidR="00AD6761" w:rsidRPr="00617BB8" w:rsidRDefault="00AD6761" w:rsidP="00617BB8">
      <w:pPr>
        <w:spacing w:after="240" w:line="480" w:lineRule="auto"/>
        <w:rPr>
          <w:rFonts w:ascii="Rubik" w:hAnsi="Rubik" w:cs="Rubik"/>
          <w:sz w:val="24"/>
          <w:szCs w:val="24"/>
        </w:rPr>
      </w:pPr>
    </w:p>
    <w:p w14:paraId="6E2DC40D" w14:textId="6CC72BCB" w:rsidR="00AD6761" w:rsidRPr="00617BB8" w:rsidRDefault="00AD6761" w:rsidP="00617BB8">
      <w:pPr>
        <w:spacing w:after="240" w:line="480" w:lineRule="auto"/>
        <w:rPr>
          <w:rFonts w:ascii="Rubik" w:hAnsi="Rubik" w:cs="Rubik"/>
          <w:sz w:val="24"/>
          <w:szCs w:val="24"/>
        </w:rPr>
      </w:pPr>
    </w:p>
    <w:p w14:paraId="2FE7FB5D" w14:textId="77777777" w:rsidR="00AD6761" w:rsidRPr="00617BB8" w:rsidRDefault="00AD6761" w:rsidP="00617BB8">
      <w:pPr>
        <w:spacing w:after="240" w:line="480" w:lineRule="auto"/>
        <w:rPr>
          <w:rFonts w:ascii="Rubik" w:hAnsi="Rubik" w:cs="Rubik"/>
          <w:sz w:val="24"/>
          <w:szCs w:val="24"/>
        </w:rPr>
      </w:pPr>
    </w:p>
    <w:p w14:paraId="092594FE" w14:textId="77777777" w:rsidR="002E2AD5" w:rsidRPr="00617BB8" w:rsidRDefault="002E2AD5" w:rsidP="00617BB8">
      <w:pPr>
        <w:spacing w:after="240" w:line="480" w:lineRule="auto"/>
        <w:rPr>
          <w:rFonts w:ascii="Rubik" w:hAnsi="Rubik" w:cs="Rubik"/>
          <w:sz w:val="24"/>
          <w:szCs w:val="24"/>
        </w:rPr>
      </w:pPr>
    </w:p>
    <w:p w14:paraId="563CF72F" w14:textId="10747FA1" w:rsidR="006B0AAA" w:rsidRPr="00617BB8" w:rsidRDefault="00CE39D6" w:rsidP="00617BB8">
      <w:pPr>
        <w:spacing w:after="240" w:line="480" w:lineRule="auto"/>
        <w:rPr>
          <w:rFonts w:ascii="Rubik" w:hAnsi="Rubik" w:cs="Rubik"/>
          <w:sz w:val="24"/>
          <w:szCs w:val="24"/>
        </w:rPr>
      </w:pPr>
      <w:r w:rsidRPr="00617BB8">
        <w:rPr>
          <w:rFonts w:ascii="Rubik" w:hAnsi="Rubik" w:cs="Rubik"/>
          <w:sz w:val="24"/>
          <w:szCs w:val="24"/>
        </w:rPr>
        <w:t xml:space="preserve">Table S2: </w:t>
      </w:r>
      <w:r w:rsidR="0020549D" w:rsidRPr="00617BB8">
        <w:rPr>
          <w:rFonts w:ascii="Rubik" w:hAnsi="Rubik" w:cs="Rubik"/>
          <w:sz w:val="24"/>
          <w:szCs w:val="24"/>
        </w:rPr>
        <w:t>Complete set of d</w:t>
      </w:r>
      <w:r w:rsidRPr="00617BB8">
        <w:rPr>
          <w:rFonts w:ascii="Rubik" w:hAnsi="Rubik" w:cs="Rubik"/>
          <w:sz w:val="24"/>
          <w:szCs w:val="24"/>
        </w:rPr>
        <w:t>escriptor</w:t>
      </w:r>
      <w:r w:rsidR="0020549D" w:rsidRPr="00617BB8">
        <w:rPr>
          <w:rFonts w:ascii="Rubik" w:hAnsi="Rubik" w:cs="Rubik"/>
          <w:sz w:val="24"/>
          <w:szCs w:val="24"/>
        </w:rPr>
        <w:t>s</w:t>
      </w:r>
      <w:r w:rsidRPr="00617BB8">
        <w:rPr>
          <w:rFonts w:ascii="Rubik" w:hAnsi="Rubik" w:cs="Rubik"/>
          <w:sz w:val="24"/>
          <w:szCs w:val="24"/>
        </w:rPr>
        <w:t xml:space="preserve"> </w:t>
      </w:r>
      <w:r w:rsidR="0020549D" w:rsidRPr="00617BB8">
        <w:rPr>
          <w:rFonts w:ascii="Rubik" w:hAnsi="Rubik" w:cs="Rubik"/>
          <w:sz w:val="24"/>
          <w:szCs w:val="24"/>
        </w:rPr>
        <w:t>collected in the surveyed literature.</w:t>
      </w:r>
    </w:p>
    <w:tbl>
      <w:tblPr>
        <w:tblW w:w="14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7"/>
        <w:gridCol w:w="11799"/>
      </w:tblGrid>
      <w:tr w:rsidR="003A3942" w:rsidRPr="00617BB8" w14:paraId="5C971A87" w14:textId="77777777" w:rsidTr="0020549D">
        <w:trPr>
          <w:trHeight w:val="37"/>
        </w:trPr>
        <w:tc>
          <w:tcPr>
            <w:tcW w:w="2647" w:type="dxa"/>
            <w:shd w:val="clear" w:color="auto" w:fill="auto"/>
            <w:noWrap/>
            <w:vAlign w:val="bottom"/>
            <w:hideMark/>
          </w:tcPr>
          <w:p w14:paraId="67002F2A" w14:textId="77777777" w:rsidR="0079017C" w:rsidRPr="00617BB8" w:rsidRDefault="0079017C" w:rsidP="00241810">
            <w:pPr>
              <w:spacing w:line="240" w:lineRule="auto"/>
              <w:rPr>
                <w:rFonts w:ascii="Rubik" w:eastAsia="Times New Roman" w:hAnsi="Rubik" w:cs="Rubik"/>
                <w:b/>
                <w:bCs/>
                <w:sz w:val="24"/>
                <w:szCs w:val="24"/>
                <w:lang w:val="en-US"/>
              </w:rPr>
            </w:pPr>
            <w:r w:rsidRPr="00617BB8">
              <w:rPr>
                <w:rFonts w:ascii="Rubik" w:eastAsia="Times New Roman" w:hAnsi="Rubik" w:cs="Rubik"/>
                <w:b/>
                <w:bCs/>
                <w:sz w:val="24"/>
                <w:szCs w:val="24"/>
                <w:lang w:val="en-US"/>
              </w:rPr>
              <w:t>Descriptor</w:t>
            </w:r>
          </w:p>
        </w:tc>
        <w:tc>
          <w:tcPr>
            <w:tcW w:w="11799" w:type="dxa"/>
            <w:shd w:val="clear" w:color="auto" w:fill="auto"/>
            <w:noWrap/>
            <w:vAlign w:val="bottom"/>
            <w:hideMark/>
          </w:tcPr>
          <w:p w14:paraId="0D1E4058" w14:textId="77777777" w:rsidR="0079017C" w:rsidRPr="00617BB8" w:rsidRDefault="0079017C" w:rsidP="00241810">
            <w:pPr>
              <w:spacing w:line="240" w:lineRule="auto"/>
              <w:rPr>
                <w:rFonts w:ascii="Rubik" w:eastAsia="Times New Roman" w:hAnsi="Rubik" w:cs="Rubik"/>
                <w:b/>
                <w:bCs/>
                <w:sz w:val="24"/>
                <w:szCs w:val="24"/>
                <w:lang w:val="en-US"/>
              </w:rPr>
            </w:pPr>
            <w:r w:rsidRPr="00617BB8">
              <w:rPr>
                <w:rFonts w:ascii="Rubik" w:eastAsia="Times New Roman" w:hAnsi="Rubik" w:cs="Rubik"/>
                <w:b/>
                <w:bCs/>
                <w:sz w:val="24"/>
                <w:szCs w:val="24"/>
                <w:lang w:val="en-US"/>
              </w:rPr>
              <w:t>Description</w:t>
            </w:r>
          </w:p>
        </w:tc>
      </w:tr>
      <w:tr w:rsidR="003A3942" w:rsidRPr="00617BB8" w14:paraId="3F4EB4B3" w14:textId="77777777" w:rsidTr="0020549D">
        <w:trPr>
          <w:trHeight w:val="37"/>
        </w:trPr>
        <w:tc>
          <w:tcPr>
            <w:tcW w:w="2647" w:type="dxa"/>
            <w:shd w:val="clear" w:color="auto" w:fill="auto"/>
            <w:noWrap/>
            <w:vAlign w:val="bottom"/>
            <w:hideMark/>
          </w:tcPr>
          <w:p w14:paraId="2BE18D7A" w14:textId="77777777" w:rsidR="0079017C" w:rsidRPr="00617BB8" w:rsidRDefault="0079017C" w:rsidP="00241810">
            <w:pPr>
              <w:spacing w:line="240" w:lineRule="auto"/>
              <w:rPr>
                <w:rFonts w:ascii="Rubik" w:eastAsia="Times New Roman" w:hAnsi="Rubik" w:cs="Rubik"/>
                <w:sz w:val="24"/>
                <w:szCs w:val="24"/>
                <w:lang w:val="en-US"/>
              </w:rPr>
            </w:pPr>
            <w:proofErr w:type="spellStart"/>
            <w:r w:rsidRPr="00617BB8">
              <w:rPr>
                <w:rFonts w:ascii="Rubik" w:eastAsia="Times New Roman" w:hAnsi="Rubik" w:cs="Rubik"/>
                <w:sz w:val="24"/>
                <w:szCs w:val="24"/>
                <w:lang w:val="en-US"/>
              </w:rPr>
              <w:t>PaperNumber</w:t>
            </w:r>
            <w:proofErr w:type="spellEnd"/>
          </w:p>
        </w:tc>
        <w:tc>
          <w:tcPr>
            <w:tcW w:w="11799" w:type="dxa"/>
            <w:shd w:val="clear" w:color="auto" w:fill="auto"/>
            <w:noWrap/>
            <w:vAlign w:val="bottom"/>
            <w:hideMark/>
          </w:tcPr>
          <w:p w14:paraId="06FD5266"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The number of the paper, among the 1,006 articles found in WOS survey</w:t>
            </w:r>
          </w:p>
        </w:tc>
      </w:tr>
      <w:tr w:rsidR="003A3942" w:rsidRPr="00617BB8" w14:paraId="0EF6CC00" w14:textId="77777777" w:rsidTr="0020549D">
        <w:trPr>
          <w:trHeight w:val="37"/>
        </w:trPr>
        <w:tc>
          <w:tcPr>
            <w:tcW w:w="2647" w:type="dxa"/>
            <w:shd w:val="clear" w:color="auto" w:fill="auto"/>
            <w:noWrap/>
            <w:vAlign w:val="bottom"/>
            <w:hideMark/>
          </w:tcPr>
          <w:p w14:paraId="4976FFDB" w14:textId="77777777" w:rsidR="0079017C" w:rsidRPr="00617BB8" w:rsidRDefault="0079017C" w:rsidP="00241810">
            <w:pPr>
              <w:spacing w:line="240" w:lineRule="auto"/>
              <w:rPr>
                <w:rFonts w:ascii="Rubik" w:eastAsia="Times New Roman" w:hAnsi="Rubik" w:cs="Rubik"/>
                <w:sz w:val="24"/>
                <w:szCs w:val="24"/>
                <w:lang w:val="en-US"/>
              </w:rPr>
            </w:pPr>
            <w:proofErr w:type="spellStart"/>
            <w:r w:rsidRPr="00617BB8">
              <w:rPr>
                <w:rFonts w:ascii="Rubik" w:eastAsia="Times New Roman" w:hAnsi="Rubik" w:cs="Rubik"/>
                <w:sz w:val="24"/>
                <w:szCs w:val="24"/>
                <w:lang w:val="en-US"/>
              </w:rPr>
              <w:t>YourName</w:t>
            </w:r>
            <w:proofErr w:type="spellEnd"/>
          </w:p>
        </w:tc>
        <w:tc>
          <w:tcPr>
            <w:tcW w:w="11799" w:type="dxa"/>
            <w:shd w:val="clear" w:color="auto" w:fill="auto"/>
            <w:noWrap/>
            <w:vAlign w:val="bottom"/>
            <w:hideMark/>
          </w:tcPr>
          <w:p w14:paraId="754263AD"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Complete name of the reader (</w:t>
            </w:r>
            <w:proofErr w:type="spellStart"/>
            <w:r w:rsidRPr="00617BB8">
              <w:rPr>
                <w:rFonts w:ascii="Rubik" w:eastAsia="Times New Roman" w:hAnsi="Rubik" w:cs="Rubik"/>
                <w:sz w:val="24"/>
                <w:szCs w:val="24"/>
                <w:lang w:val="en-US"/>
              </w:rPr>
              <w:t>e.g</w:t>
            </w:r>
            <w:proofErr w:type="spellEnd"/>
            <w:r w:rsidRPr="00617BB8">
              <w:rPr>
                <w:rFonts w:ascii="Rubik" w:eastAsia="Times New Roman" w:hAnsi="Rubik" w:cs="Rubik"/>
                <w:sz w:val="24"/>
                <w:szCs w:val="24"/>
                <w:lang w:val="en-US"/>
              </w:rPr>
              <w:t>, André Luís Luza)</w:t>
            </w:r>
          </w:p>
        </w:tc>
      </w:tr>
      <w:tr w:rsidR="003A3942" w:rsidRPr="00617BB8" w14:paraId="4FBD1A8C" w14:textId="77777777" w:rsidTr="0020549D">
        <w:trPr>
          <w:trHeight w:val="37"/>
        </w:trPr>
        <w:tc>
          <w:tcPr>
            <w:tcW w:w="2647" w:type="dxa"/>
            <w:shd w:val="clear" w:color="auto" w:fill="auto"/>
            <w:noWrap/>
            <w:vAlign w:val="bottom"/>
            <w:hideMark/>
          </w:tcPr>
          <w:p w14:paraId="2CFCE20F" w14:textId="77777777" w:rsidR="0079017C" w:rsidRPr="00617BB8" w:rsidRDefault="0079017C" w:rsidP="00241810">
            <w:pPr>
              <w:spacing w:line="240" w:lineRule="auto"/>
              <w:rPr>
                <w:rFonts w:ascii="Rubik" w:eastAsia="Times New Roman" w:hAnsi="Rubik" w:cs="Rubik"/>
                <w:sz w:val="24"/>
                <w:szCs w:val="24"/>
                <w:lang w:val="en-US"/>
              </w:rPr>
            </w:pPr>
            <w:proofErr w:type="spellStart"/>
            <w:r w:rsidRPr="00617BB8">
              <w:rPr>
                <w:rFonts w:ascii="Rubik" w:eastAsia="Times New Roman" w:hAnsi="Rubik" w:cs="Rubik"/>
                <w:sz w:val="24"/>
                <w:szCs w:val="24"/>
                <w:lang w:val="en-US"/>
              </w:rPr>
              <w:t>StudyAuthors</w:t>
            </w:r>
            <w:proofErr w:type="spellEnd"/>
          </w:p>
        </w:tc>
        <w:tc>
          <w:tcPr>
            <w:tcW w:w="11799" w:type="dxa"/>
            <w:shd w:val="clear" w:color="auto" w:fill="auto"/>
            <w:noWrap/>
            <w:vAlign w:val="bottom"/>
            <w:hideMark/>
          </w:tcPr>
          <w:p w14:paraId="7C792CEA"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List of authors of the study being read</w:t>
            </w:r>
          </w:p>
        </w:tc>
      </w:tr>
      <w:tr w:rsidR="003A3942" w:rsidRPr="00617BB8" w14:paraId="3C08DBA3" w14:textId="77777777" w:rsidTr="0020549D">
        <w:trPr>
          <w:trHeight w:val="37"/>
        </w:trPr>
        <w:tc>
          <w:tcPr>
            <w:tcW w:w="2647" w:type="dxa"/>
            <w:shd w:val="clear" w:color="auto" w:fill="auto"/>
            <w:noWrap/>
            <w:vAlign w:val="bottom"/>
            <w:hideMark/>
          </w:tcPr>
          <w:p w14:paraId="24B04B59" w14:textId="77777777" w:rsidR="0079017C" w:rsidRPr="00617BB8" w:rsidRDefault="0079017C" w:rsidP="00241810">
            <w:pPr>
              <w:spacing w:line="240" w:lineRule="auto"/>
              <w:rPr>
                <w:rFonts w:ascii="Rubik" w:eastAsia="Times New Roman" w:hAnsi="Rubik" w:cs="Rubik"/>
                <w:sz w:val="24"/>
                <w:szCs w:val="24"/>
                <w:lang w:val="en-US"/>
              </w:rPr>
            </w:pPr>
            <w:proofErr w:type="spellStart"/>
            <w:r w:rsidRPr="00617BB8">
              <w:rPr>
                <w:rFonts w:ascii="Rubik" w:eastAsia="Times New Roman" w:hAnsi="Rubik" w:cs="Rubik"/>
                <w:sz w:val="24"/>
                <w:szCs w:val="24"/>
                <w:lang w:val="en-US"/>
              </w:rPr>
              <w:t>StudyTitle</w:t>
            </w:r>
            <w:proofErr w:type="spellEnd"/>
          </w:p>
        </w:tc>
        <w:tc>
          <w:tcPr>
            <w:tcW w:w="11799" w:type="dxa"/>
            <w:shd w:val="clear" w:color="auto" w:fill="auto"/>
            <w:noWrap/>
            <w:vAlign w:val="bottom"/>
            <w:hideMark/>
          </w:tcPr>
          <w:p w14:paraId="1A474AAF"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Title of the study being read</w:t>
            </w:r>
          </w:p>
        </w:tc>
      </w:tr>
      <w:tr w:rsidR="003A3942" w:rsidRPr="00617BB8" w14:paraId="51E710EB" w14:textId="77777777" w:rsidTr="0020549D">
        <w:trPr>
          <w:trHeight w:val="37"/>
        </w:trPr>
        <w:tc>
          <w:tcPr>
            <w:tcW w:w="2647" w:type="dxa"/>
            <w:shd w:val="clear" w:color="auto" w:fill="auto"/>
            <w:noWrap/>
            <w:vAlign w:val="bottom"/>
            <w:hideMark/>
          </w:tcPr>
          <w:p w14:paraId="3ADEE1AB"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Is it really a cross-taxa research in functional ecology?</w:t>
            </w:r>
          </w:p>
        </w:tc>
        <w:tc>
          <w:tcPr>
            <w:tcW w:w="11799" w:type="dxa"/>
            <w:shd w:val="clear" w:color="auto" w:fill="auto"/>
            <w:noWrap/>
            <w:vAlign w:val="bottom"/>
            <w:hideMark/>
          </w:tcPr>
          <w:p w14:paraId="138434B7"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defined 'family' as the minimum taxonomic level to be cross-taxa (as niche conservatism used to be low above family level)</w:t>
            </w:r>
          </w:p>
        </w:tc>
      </w:tr>
      <w:tr w:rsidR="003A3942" w:rsidRPr="00617BB8" w14:paraId="6448EA76" w14:textId="77777777" w:rsidTr="0020549D">
        <w:trPr>
          <w:trHeight w:val="37"/>
        </w:trPr>
        <w:tc>
          <w:tcPr>
            <w:tcW w:w="2647" w:type="dxa"/>
            <w:shd w:val="clear" w:color="auto" w:fill="auto"/>
            <w:noWrap/>
            <w:vAlign w:val="bottom"/>
            <w:hideMark/>
          </w:tcPr>
          <w:p w14:paraId="2880E94E"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Are functional aspects based on traits or habitat affinities</w:t>
            </w:r>
          </w:p>
        </w:tc>
        <w:tc>
          <w:tcPr>
            <w:tcW w:w="11799" w:type="dxa"/>
            <w:shd w:val="clear" w:color="auto" w:fill="auto"/>
            <w:noWrap/>
            <w:vAlign w:val="bottom"/>
            <w:hideMark/>
          </w:tcPr>
          <w:p w14:paraId="74831852"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Whether functional perspective is based on traits or rough definitions of trait (often habitat)</w:t>
            </w:r>
          </w:p>
        </w:tc>
      </w:tr>
      <w:tr w:rsidR="003A3942" w:rsidRPr="00617BB8" w14:paraId="442EBFC8" w14:textId="77777777" w:rsidTr="0020549D">
        <w:trPr>
          <w:trHeight w:val="37"/>
        </w:trPr>
        <w:tc>
          <w:tcPr>
            <w:tcW w:w="2647" w:type="dxa"/>
            <w:shd w:val="clear" w:color="auto" w:fill="auto"/>
            <w:noWrap/>
            <w:vAlign w:val="bottom"/>
            <w:hideMark/>
          </w:tcPr>
          <w:p w14:paraId="5C57A7A1" w14:textId="63B0A24D"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 xml:space="preserve">Does it </w:t>
            </w:r>
            <w:r w:rsidR="0020549D" w:rsidRPr="00617BB8">
              <w:rPr>
                <w:rFonts w:ascii="Rubik" w:eastAsia="Times New Roman" w:hAnsi="Rubik" w:cs="Rubik"/>
                <w:sz w:val="24"/>
                <w:szCs w:val="24"/>
                <w:lang w:val="en-US"/>
              </w:rPr>
              <w:t>declare</w:t>
            </w:r>
            <w:r w:rsidRPr="00617BB8">
              <w:rPr>
                <w:rFonts w:ascii="Rubik" w:eastAsia="Times New Roman" w:hAnsi="Rubik" w:cs="Rubik"/>
                <w:sz w:val="24"/>
                <w:szCs w:val="24"/>
                <w:lang w:val="en-US"/>
              </w:rPr>
              <w:t xml:space="preserve"> to be </w:t>
            </w:r>
            <w:r w:rsidR="0020549D" w:rsidRPr="00617BB8">
              <w:rPr>
                <w:rFonts w:ascii="Rubik" w:eastAsia="Times New Roman" w:hAnsi="Rubik" w:cs="Rubik"/>
                <w:sz w:val="24"/>
                <w:szCs w:val="24"/>
                <w:lang w:val="en-US"/>
              </w:rPr>
              <w:t>‘cross-taxa’ research</w:t>
            </w:r>
            <w:r w:rsidRPr="00617BB8">
              <w:rPr>
                <w:rFonts w:ascii="Rubik" w:eastAsia="Times New Roman" w:hAnsi="Rubik" w:cs="Rubik"/>
                <w:sz w:val="24"/>
                <w:szCs w:val="24"/>
                <w:lang w:val="en-US"/>
              </w:rPr>
              <w:t>? (</w:t>
            </w:r>
            <w:r w:rsidR="0020549D" w:rsidRPr="00617BB8">
              <w:rPr>
                <w:rFonts w:ascii="Rubik" w:eastAsia="Times New Roman" w:hAnsi="Rubik" w:cs="Rubik"/>
                <w:sz w:val="24"/>
                <w:szCs w:val="24"/>
                <w:lang w:val="en-US"/>
              </w:rPr>
              <w:t>In</w:t>
            </w:r>
            <w:r w:rsidRPr="00617BB8">
              <w:rPr>
                <w:rFonts w:ascii="Rubik" w:eastAsia="Times New Roman" w:hAnsi="Rubik" w:cs="Rubik"/>
                <w:sz w:val="24"/>
                <w:szCs w:val="24"/>
                <w:lang w:val="en-US"/>
              </w:rPr>
              <w:t xml:space="preserve"> title, abstract, along the text)</w:t>
            </w:r>
          </w:p>
        </w:tc>
        <w:tc>
          <w:tcPr>
            <w:tcW w:w="11799" w:type="dxa"/>
            <w:shd w:val="clear" w:color="auto" w:fill="auto"/>
            <w:noWrap/>
            <w:vAlign w:val="bottom"/>
            <w:hideMark/>
          </w:tcPr>
          <w:p w14:paraId="29C6A182"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Many studies are cross-taxa, but have no stated so. We would like to know how many articles omit such information.</w:t>
            </w:r>
          </w:p>
        </w:tc>
      </w:tr>
      <w:tr w:rsidR="003A3942" w:rsidRPr="00617BB8" w14:paraId="0A7B2C76" w14:textId="77777777" w:rsidTr="0020549D">
        <w:trPr>
          <w:trHeight w:val="37"/>
        </w:trPr>
        <w:tc>
          <w:tcPr>
            <w:tcW w:w="2647" w:type="dxa"/>
            <w:shd w:val="clear" w:color="auto" w:fill="auto"/>
            <w:noWrap/>
            <w:vAlign w:val="bottom"/>
            <w:hideMark/>
          </w:tcPr>
          <w:p w14:paraId="50804767"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lastRenderedPageBreak/>
              <w:t>Position of first citation of 'cross-taxa' terms ("cross-taxa", "multi-taxa", "multiple-taxa", "taxon-free")</w:t>
            </w:r>
          </w:p>
        </w:tc>
        <w:tc>
          <w:tcPr>
            <w:tcW w:w="11799" w:type="dxa"/>
            <w:shd w:val="clear" w:color="auto" w:fill="auto"/>
            <w:noWrap/>
            <w:vAlign w:val="bottom"/>
            <w:hideMark/>
          </w:tcPr>
          <w:p w14:paraId="64401BE6"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Does the study immediately (i.e., in the title) claim to be cross-taxa?</w:t>
            </w:r>
          </w:p>
        </w:tc>
      </w:tr>
      <w:tr w:rsidR="003A3942" w:rsidRPr="00617BB8" w14:paraId="3E213638" w14:textId="77777777" w:rsidTr="0020549D">
        <w:trPr>
          <w:trHeight w:val="37"/>
        </w:trPr>
        <w:tc>
          <w:tcPr>
            <w:tcW w:w="2647" w:type="dxa"/>
            <w:shd w:val="clear" w:color="auto" w:fill="auto"/>
            <w:noWrap/>
            <w:vAlign w:val="bottom"/>
            <w:hideMark/>
          </w:tcPr>
          <w:p w14:paraId="32655F8B"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Type of study</w:t>
            </w:r>
          </w:p>
        </w:tc>
        <w:tc>
          <w:tcPr>
            <w:tcW w:w="11799" w:type="dxa"/>
            <w:shd w:val="clear" w:color="auto" w:fill="auto"/>
            <w:noWrap/>
            <w:vAlign w:val="bottom"/>
            <w:hideMark/>
          </w:tcPr>
          <w:p w14:paraId="760F2592"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what is the major type of study using data across taxa</w:t>
            </w:r>
          </w:p>
        </w:tc>
      </w:tr>
      <w:tr w:rsidR="003A3942" w:rsidRPr="00617BB8" w14:paraId="62F784DE" w14:textId="77777777" w:rsidTr="0020549D">
        <w:trPr>
          <w:trHeight w:val="37"/>
        </w:trPr>
        <w:tc>
          <w:tcPr>
            <w:tcW w:w="2647" w:type="dxa"/>
            <w:shd w:val="clear" w:color="auto" w:fill="auto"/>
            <w:noWrap/>
            <w:vAlign w:val="bottom"/>
            <w:hideMark/>
          </w:tcPr>
          <w:p w14:paraId="1B29D6A4"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Research context</w:t>
            </w:r>
          </w:p>
        </w:tc>
        <w:tc>
          <w:tcPr>
            <w:tcW w:w="11799" w:type="dxa"/>
            <w:shd w:val="clear" w:color="auto" w:fill="auto"/>
            <w:noWrap/>
            <w:vAlign w:val="bottom"/>
            <w:hideMark/>
          </w:tcPr>
          <w:p w14:paraId="2F1C1251"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what is the broad ecological context in which cross-taxa data are applied</w:t>
            </w:r>
          </w:p>
        </w:tc>
      </w:tr>
      <w:tr w:rsidR="003A3942" w:rsidRPr="00617BB8" w14:paraId="6A31F970" w14:textId="77777777" w:rsidTr="0020549D">
        <w:trPr>
          <w:trHeight w:val="37"/>
        </w:trPr>
        <w:tc>
          <w:tcPr>
            <w:tcW w:w="2647" w:type="dxa"/>
            <w:shd w:val="clear" w:color="auto" w:fill="auto"/>
            <w:noWrap/>
            <w:vAlign w:val="bottom"/>
            <w:hideMark/>
          </w:tcPr>
          <w:p w14:paraId="4CB11183"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Detailed research context</w:t>
            </w:r>
          </w:p>
        </w:tc>
        <w:tc>
          <w:tcPr>
            <w:tcW w:w="11799" w:type="dxa"/>
            <w:shd w:val="clear" w:color="auto" w:fill="auto"/>
            <w:noWrap/>
            <w:vAlign w:val="bottom"/>
            <w:hideMark/>
          </w:tcPr>
          <w:p w14:paraId="3FF9B8C3"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a more detailed context in which these data are applied</w:t>
            </w:r>
          </w:p>
        </w:tc>
      </w:tr>
      <w:tr w:rsidR="003A3942" w:rsidRPr="00617BB8" w14:paraId="07A278F3" w14:textId="77777777" w:rsidTr="0020549D">
        <w:trPr>
          <w:trHeight w:val="37"/>
        </w:trPr>
        <w:tc>
          <w:tcPr>
            <w:tcW w:w="2647" w:type="dxa"/>
            <w:shd w:val="clear" w:color="auto" w:fill="auto"/>
            <w:noWrap/>
            <w:vAlign w:val="bottom"/>
            <w:hideMark/>
          </w:tcPr>
          <w:p w14:paraId="1A3B2D69"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Key message</w:t>
            </w:r>
          </w:p>
        </w:tc>
        <w:tc>
          <w:tcPr>
            <w:tcW w:w="11799" w:type="dxa"/>
            <w:shd w:val="clear" w:color="auto" w:fill="auto"/>
            <w:noWrap/>
            <w:vAlign w:val="bottom"/>
            <w:hideMark/>
          </w:tcPr>
          <w:p w14:paraId="6B49C1F3"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The take-home message (if possible, summarize it in one sentence)</w:t>
            </w:r>
          </w:p>
        </w:tc>
      </w:tr>
      <w:tr w:rsidR="003A3942" w:rsidRPr="00617BB8" w14:paraId="53049B8E" w14:textId="77777777" w:rsidTr="0020549D">
        <w:trPr>
          <w:trHeight w:val="37"/>
        </w:trPr>
        <w:tc>
          <w:tcPr>
            <w:tcW w:w="2647" w:type="dxa"/>
            <w:shd w:val="clear" w:color="auto" w:fill="auto"/>
            <w:noWrap/>
            <w:vAlign w:val="bottom"/>
            <w:hideMark/>
          </w:tcPr>
          <w:p w14:paraId="7F06A484"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Time-series?</w:t>
            </w:r>
          </w:p>
        </w:tc>
        <w:tc>
          <w:tcPr>
            <w:tcW w:w="11799" w:type="dxa"/>
            <w:shd w:val="clear" w:color="auto" w:fill="auto"/>
            <w:noWrap/>
            <w:vAlign w:val="bottom"/>
            <w:hideMark/>
          </w:tcPr>
          <w:p w14:paraId="3CE25C88"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Are cross-taxa data collected over time?</w:t>
            </w:r>
          </w:p>
        </w:tc>
      </w:tr>
      <w:tr w:rsidR="003A3942" w:rsidRPr="00617BB8" w14:paraId="6259D846" w14:textId="77777777" w:rsidTr="0020549D">
        <w:trPr>
          <w:trHeight w:val="37"/>
        </w:trPr>
        <w:tc>
          <w:tcPr>
            <w:tcW w:w="2647" w:type="dxa"/>
            <w:shd w:val="clear" w:color="auto" w:fill="auto"/>
            <w:noWrap/>
            <w:vAlign w:val="bottom"/>
            <w:hideMark/>
          </w:tcPr>
          <w:p w14:paraId="72D081BB"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organisms?</w:t>
            </w:r>
          </w:p>
        </w:tc>
        <w:tc>
          <w:tcPr>
            <w:tcW w:w="11799" w:type="dxa"/>
            <w:shd w:val="clear" w:color="auto" w:fill="auto"/>
            <w:noWrap/>
            <w:vAlign w:val="bottom"/>
            <w:hideMark/>
          </w:tcPr>
          <w:p w14:paraId="440DD965"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Organisms under study (major groups)</w:t>
            </w:r>
          </w:p>
        </w:tc>
      </w:tr>
      <w:tr w:rsidR="003A3942" w:rsidRPr="00617BB8" w14:paraId="298CC582" w14:textId="77777777" w:rsidTr="0020549D">
        <w:trPr>
          <w:trHeight w:val="37"/>
        </w:trPr>
        <w:tc>
          <w:tcPr>
            <w:tcW w:w="2647" w:type="dxa"/>
            <w:shd w:val="clear" w:color="auto" w:fill="auto"/>
            <w:noWrap/>
            <w:vAlign w:val="bottom"/>
            <w:hideMark/>
          </w:tcPr>
          <w:p w14:paraId="2BCAD471" w14:textId="3528E642"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 xml:space="preserve">Taxonomic </w:t>
            </w:r>
            <w:r w:rsidR="00241810">
              <w:rPr>
                <w:rFonts w:ascii="Rubik" w:eastAsia="Times New Roman" w:hAnsi="Rubik" w:cs="Rubik"/>
                <w:sz w:val="24"/>
                <w:szCs w:val="24"/>
                <w:lang w:val="en-US"/>
              </w:rPr>
              <w:t>rank</w:t>
            </w:r>
          </w:p>
        </w:tc>
        <w:tc>
          <w:tcPr>
            <w:tcW w:w="11799" w:type="dxa"/>
            <w:shd w:val="clear" w:color="auto" w:fill="auto"/>
            <w:noWrap/>
            <w:vAlign w:val="bottom"/>
            <w:hideMark/>
          </w:tcPr>
          <w:p w14:paraId="1F44B2D1"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 xml:space="preserve">Taxonomic level embracing the taxa being studied. Fill with </w:t>
            </w:r>
            <w:proofErr w:type="gramStart"/>
            <w:r w:rsidRPr="00617BB8">
              <w:rPr>
                <w:rFonts w:ascii="Rubik" w:eastAsia="Times New Roman" w:hAnsi="Rubik" w:cs="Rubik"/>
                <w:sz w:val="24"/>
                <w:szCs w:val="24"/>
                <w:lang w:val="en-US"/>
              </w:rPr>
              <w:t>The</w:t>
            </w:r>
            <w:proofErr w:type="gramEnd"/>
            <w:r w:rsidRPr="00617BB8">
              <w:rPr>
                <w:rFonts w:ascii="Rubik" w:eastAsia="Times New Roman" w:hAnsi="Rubik" w:cs="Rubik"/>
                <w:sz w:val="24"/>
                <w:szCs w:val="24"/>
                <w:lang w:val="en-US"/>
              </w:rPr>
              <w:t xml:space="preserve"> most superior level ("Division, phylum") not the </w:t>
            </w:r>
            <w:proofErr w:type="spellStart"/>
            <w:r w:rsidRPr="00617BB8">
              <w:rPr>
                <w:rFonts w:ascii="Rubik" w:eastAsia="Times New Roman" w:hAnsi="Rubik" w:cs="Rubik"/>
                <w:sz w:val="24"/>
                <w:szCs w:val="24"/>
                <w:lang w:val="en-US"/>
              </w:rPr>
              <w:t>inferir</w:t>
            </w:r>
            <w:proofErr w:type="spellEnd"/>
            <w:r w:rsidRPr="00617BB8">
              <w:rPr>
                <w:rFonts w:ascii="Rubik" w:eastAsia="Times New Roman" w:hAnsi="Rubik" w:cs="Rubik"/>
                <w:sz w:val="24"/>
                <w:szCs w:val="24"/>
                <w:lang w:val="en-US"/>
              </w:rPr>
              <w:t xml:space="preserve"> ("</w:t>
            </w:r>
            <w:proofErr w:type="spellStart"/>
            <w:r w:rsidRPr="00617BB8">
              <w:rPr>
                <w:rFonts w:ascii="Rubik" w:eastAsia="Times New Roman" w:hAnsi="Rubik" w:cs="Rubik"/>
                <w:sz w:val="24"/>
                <w:szCs w:val="24"/>
                <w:lang w:val="en-US"/>
              </w:rPr>
              <w:t>spp</w:t>
            </w:r>
            <w:proofErr w:type="spellEnd"/>
            <w:r w:rsidRPr="00617BB8">
              <w:rPr>
                <w:rFonts w:ascii="Rubik" w:eastAsia="Times New Roman" w:hAnsi="Rubik" w:cs="Rubik"/>
                <w:sz w:val="24"/>
                <w:szCs w:val="24"/>
                <w:lang w:val="en-US"/>
              </w:rPr>
              <w:t>")</w:t>
            </w:r>
          </w:p>
        </w:tc>
      </w:tr>
      <w:tr w:rsidR="003A3942" w:rsidRPr="00617BB8" w14:paraId="41CA8C6E" w14:textId="77777777" w:rsidTr="0020549D">
        <w:trPr>
          <w:trHeight w:val="37"/>
        </w:trPr>
        <w:tc>
          <w:tcPr>
            <w:tcW w:w="2647" w:type="dxa"/>
            <w:shd w:val="clear" w:color="auto" w:fill="auto"/>
            <w:noWrap/>
            <w:vAlign w:val="bottom"/>
            <w:hideMark/>
          </w:tcPr>
          <w:p w14:paraId="1881CDF1"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traits?</w:t>
            </w:r>
          </w:p>
        </w:tc>
        <w:tc>
          <w:tcPr>
            <w:tcW w:w="11799" w:type="dxa"/>
            <w:shd w:val="clear" w:color="auto" w:fill="auto"/>
            <w:noWrap/>
            <w:vAlign w:val="bottom"/>
            <w:hideMark/>
          </w:tcPr>
          <w:p w14:paraId="46C6557E"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Traits used to characterize the functional structure of ecological assemblages</w:t>
            </w:r>
          </w:p>
        </w:tc>
      </w:tr>
      <w:tr w:rsidR="003A3942" w:rsidRPr="00617BB8" w14:paraId="128046DF" w14:textId="77777777" w:rsidTr="0020549D">
        <w:trPr>
          <w:trHeight w:val="39"/>
        </w:trPr>
        <w:tc>
          <w:tcPr>
            <w:tcW w:w="2647" w:type="dxa"/>
            <w:shd w:val="clear" w:color="auto" w:fill="auto"/>
            <w:noWrap/>
            <w:vAlign w:val="bottom"/>
            <w:hideMark/>
          </w:tcPr>
          <w:p w14:paraId="127A20A5"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Is it an easily obtained 'soft' trait?</w:t>
            </w:r>
          </w:p>
        </w:tc>
        <w:tc>
          <w:tcPr>
            <w:tcW w:w="11799" w:type="dxa"/>
            <w:shd w:val="clear" w:color="auto" w:fill="auto"/>
            <w:noWrap/>
            <w:vAlign w:val="bottom"/>
            <w:hideMark/>
          </w:tcPr>
          <w:p w14:paraId="724314C2"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State if each trait is a soft (easily obtained) or 'hard trait' (hard to get)</w:t>
            </w:r>
          </w:p>
        </w:tc>
      </w:tr>
      <w:tr w:rsidR="003A3942" w:rsidRPr="00617BB8" w14:paraId="57EAC237" w14:textId="77777777" w:rsidTr="0020549D">
        <w:trPr>
          <w:trHeight w:val="39"/>
        </w:trPr>
        <w:tc>
          <w:tcPr>
            <w:tcW w:w="2647" w:type="dxa"/>
            <w:shd w:val="clear" w:color="auto" w:fill="auto"/>
            <w:noWrap/>
            <w:vAlign w:val="bottom"/>
            <w:hideMark/>
          </w:tcPr>
          <w:p w14:paraId="5E2B9E2B"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Were quantitative trait values used (yes=quantitative; no=ordinal, category, binary)?</w:t>
            </w:r>
          </w:p>
        </w:tc>
        <w:tc>
          <w:tcPr>
            <w:tcW w:w="11799" w:type="dxa"/>
            <w:shd w:val="clear" w:color="auto" w:fill="auto"/>
            <w:noWrap/>
            <w:vAlign w:val="bottom"/>
            <w:hideMark/>
          </w:tcPr>
          <w:p w14:paraId="4A5FCA90"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whether the traits used are quantitative or not</w:t>
            </w:r>
          </w:p>
        </w:tc>
      </w:tr>
      <w:tr w:rsidR="003A3942" w:rsidRPr="00617BB8" w14:paraId="7F147EA5" w14:textId="77777777" w:rsidTr="0020549D">
        <w:trPr>
          <w:trHeight w:val="39"/>
        </w:trPr>
        <w:tc>
          <w:tcPr>
            <w:tcW w:w="2647" w:type="dxa"/>
            <w:shd w:val="clear" w:color="auto" w:fill="auto"/>
            <w:noWrap/>
            <w:vAlign w:val="bottom"/>
            <w:hideMark/>
          </w:tcPr>
          <w:p w14:paraId="642991E4"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Were abundance data used?</w:t>
            </w:r>
          </w:p>
        </w:tc>
        <w:tc>
          <w:tcPr>
            <w:tcW w:w="11799" w:type="dxa"/>
            <w:shd w:val="clear" w:color="auto" w:fill="auto"/>
            <w:noWrap/>
            <w:vAlign w:val="bottom"/>
            <w:hideMark/>
          </w:tcPr>
          <w:p w14:paraId="29CED6D5"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If counting of individuals, estimated abundance, were used in the functional analyses</w:t>
            </w:r>
          </w:p>
        </w:tc>
      </w:tr>
      <w:tr w:rsidR="003A3942" w:rsidRPr="00617BB8" w14:paraId="56134F32" w14:textId="77777777" w:rsidTr="0020549D">
        <w:trPr>
          <w:trHeight w:val="39"/>
        </w:trPr>
        <w:tc>
          <w:tcPr>
            <w:tcW w:w="2647" w:type="dxa"/>
            <w:shd w:val="clear" w:color="auto" w:fill="auto"/>
            <w:noWrap/>
            <w:vAlign w:val="bottom"/>
            <w:hideMark/>
          </w:tcPr>
          <w:p w14:paraId="504B74E7"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How do authors use cross-taxa data?</w:t>
            </w:r>
          </w:p>
        </w:tc>
        <w:tc>
          <w:tcPr>
            <w:tcW w:w="11799" w:type="dxa"/>
            <w:shd w:val="clear" w:color="auto" w:fill="auto"/>
            <w:noWrap/>
            <w:vAlign w:val="bottom"/>
            <w:hideMark/>
          </w:tcPr>
          <w:p w14:paraId="79D0B095"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whether authors used to compare data across taxa (e.g., they run one analysis per taxon), combine data across taxa (e.g., the gather all data to estimate a global richness, functional diversity), or both alternatives</w:t>
            </w:r>
          </w:p>
        </w:tc>
      </w:tr>
      <w:tr w:rsidR="003A3942" w:rsidRPr="00617BB8" w14:paraId="3E3866A9" w14:textId="77777777" w:rsidTr="0020549D">
        <w:trPr>
          <w:trHeight w:val="39"/>
        </w:trPr>
        <w:tc>
          <w:tcPr>
            <w:tcW w:w="2647" w:type="dxa"/>
            <w:shd w:val="clear" w:color="auto" w:fill="auto"/>
            <w:noWrap/>
            <w:vAlign w:val="bottom"/>
            <w:hideMark/>
          </w:tcPr>
          <w:p w14:paraId="3DD20FCD"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 xml:space="preserve">Do they use the same traits across taxa (are traits functionally </w:t>
            </w:r>
            <w:r w:rsidRPr="00617BB8">
              <w:rPr>
                <w:rFonts w:ascii="Rubik" w:eastAsia="Times New Roman" w:hAnsi="Rubik" w:cs="Rubik"/>
                <w:sz w:val="24"/>
                <w:szCs w:val="24"/>
                <w:lang w:val="en-US"/>
              </w:rPr>
              <w:lastRenderedPageBreak/>
              <w:t>analogous across taxa)?</w:t>
            </w:r>
          </w:p>
        </w:tc>
        <w:tc>
          <w:tcPr>
            <w:tcW w:w="11799" w:type="dxa"/>
            <w:shd w:val="clear" w:color="auto" w:fill="auto"/>
            <w:noWrap/>
            <w:vAlign w:val="bottom"/>
            <w:hideMark/>
          </w:tcPr>
          <w:p w14:paraId="3EB4EEC2"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lastRenderedPageBreak/>
              <w:t>We would like to know whether authors used traits that describe similar ecological functions and processes across taxa</w:t>
            </w:r>
          </w:p>
        </w:tc>
      </w:tr>
      <w:tr w:rsidR="003A3942" w:rsidRPr="00617BB8" w14:paraId="2E239AF2" w14:textId="77777777" w:rsidTr="0020549D">
        <w:trPr>
          <w:trHeight w:val="39"/>
        </w:trPr>
        <w:tc>
          <w:tcPr>
            <w:tcW w:w="2647" w:type="dxa"/>
            <w:shd w:val="clear" w:color="auto" w:fill="auto"/>
            <w:noWrap/>
            <w:vAlign w:val="bottom"/>
            <w:hideMark/>
          </w:tcPr>
          <w:p w14:paraId="14C7479A" w14:textId="11A1248A"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index</w:t>
            </w:r>
            <w:r w:rsidR="00241810">
              <w:rPr>
                <w:rFonts w:ascii="Rubik" w:eastAsia="Times New Roman" w:hAnsi="Rubik" w:cs="Rubik"/>
                <w:sz w:val="24"/>
                <w:szCs w:val="24"/>
                <w:lang w:val="en-US"/>
              </w:rPr>
              <w:t xml:space="preserve"> and analytical procedures </w:t>
            </w:r>
            <w:r w:rsidRPr="00617BB8">
              <w:rPr>
                <w:rFonts w:ascii="Rubik" w:eastAsia="Times New Roman" w:hAnsi="Rubik" w:cs="Rubik"/>
                <w:sz w:val="24"/>
                <w:szCs w:val="24"/>
                <w:lang w:val="en-US"/>
              </w:rPr>
              <w:t>were used?</w:t>
            </w:r>
          </w:p>
        </w:tc>
        <w:tc>
          <w:tcPr>
            <w:tcW w:w="11799" w:type="dxa"/>
            <w:shd w:val="clear" w:color="auto" w:fill="auto"/>
            <w:noWrap/>
            <w:vAlign w:val="bottom"/>
            <w:hideMark/>
          </w:tcPr>
          <w:p w14:paraId="3C128921" w14:textId="5820E5AD"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What kind of</w:t>
            </w:r>
            <w:r w:rsidR="00241810">
              <w:rPr>
                <w:rFonts w:ascii="Rubik" w:eastAsia="Times New Roman" w:hAnsi="Rubik" w:cs="Rubik"/>
                <w:sz w:val="24"/>
                <w:szCs w:val="24"/>
                <w:lang w:val="en-US"/>
              </w:rPr>
              <w:t xml:space="preserve"> index and/or</w:t>
            </w:r>
            <w:r w:rsidRPr="00617BB8">
              <w:rPr>
                <w:rFonts w:ascii="Rubik" w:eastAsia="Times New Roman" w:hAnsi="Rubik" w:cs="Rubik"/>
                <w:sz w:val="24"/>
                <w:szCs w:val="24"/>
                <w:lang w:val="en-US"/>
              </w:rPr>
              <w:t xml:space="preserve"> analyzes did the authors use?</w:t>
            </w:r>
          </w:p>
        </w:tc>
      </w:tr>
      <w:tr w:rsidR="003A3942" w:rsidRPr="00617BB8" w14:paraId="11FEFB1E" w14:textId="77777777" w:rsidTr="0020549D">
        <w:trPr>
          <w:trHeight w:val="39"/>
        </w:trPr>
        <w:tc>
          <w:tcPr>
            <w:tcW w:w="2647" w:type="dxa"/>
            <w:shd w:val="clear" w:color="auto" w:fill="auto"/>
            <w:noWrap/>
            <w:vAlign w:val="bottom"/>
            <w:hideMark/>
          </w:tcPr>
          <w:p w14:paraId="26FBF53B"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Do they use phylogeny?</w:t>
            </w:r>
          </w:p>
        </w:tc>
        <w:tc>
          <w:tcPr>
            <w:tcW w:w="11799" w:type="dxa"/>
            <w:shd w:val="clear" w:color="auto" w:fill="auto"/>
            <w:noWrap/>
            <w:vAlign w:val="bottom"/>
            <w:hideMark/>
          </w:tcPr>
          <w:p w14:paraId="2AFB9E91"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We would like to know how many studies explore an evolutionary perspective</w:t>
            </w:r>
          </w:p>
        </w:tc>
      </w:tr>
      <w:tr w:rsidR="003A3942" w:rsidRPr="00617BB8" w14:paraId="290DC1E1" w14:textId="77777777" w:rsidTr="0020549D">
        <w:trPr>
          <w:trHeight w:val="39"/>
        </w:trPr>
        <w:tc>
          <w:tcPr>
            <w:tcW w:w="2647" w:type="dxa"/>
            <w:shd w:val="clear" w:color="auto" w:fill="auto"/>
            <w:noWrap/>
            <w:vAlign w:val="bottom"/>
            <w:hideMark/>
          </w:tcPr>
          <w:p w14:paraId="7DF46A96"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ecological system?</w:t>
            </w:r>
          </w:p>
        </w:tc>
        <w:tc>
          <w:tcPr>
            <w:tcW w:w="11799" w:type="dxa"/>
            <w:shd w:val="clear" w:color="auto" w:fill="auto"/>
            <w:noWrap/>
            <w:vAlign w:val="bottom"/>
            <w:hideMark/>
          </w:tcPr>
          <w:p w14:paraId="24AA01A4"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Major ecological system under study</w:t>
            </w:r>
          </w:p>
        </w:tc>
      </w:tr>
      <w:tr w:rsidR="003A3942" w:rsidRPr="00617BB8" w14:paraId="4BCB1093" w14:textId="77777777" w:rsidTr="0020549D">
        <w:trPr>
          <w:trHeight w:val="39"/>
        </w:trPr>
        <w:tc>
          <w:tcPr>
            <w:tcW w:w="2647" w:type="dxa"/>
            <w:shd w:val="clear" w:color="auto" w:fill="auto"/>
            <w:noWrap/>
            <w:vAlign w:val="bottom"/>
            <w:hideMark/>
          </w:tcPr>
          <w:p w14:paraId="0FD38B4A"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habitat type?</w:t>
            </w:r>
          </w:p>
        </w:tc>
        <w:tc>
          <w:tcPr>
            <w:tcW w:w="11799" w:type="dxa"/>
            <w:shd w:val="clear" w:color="auto" w:fill="auto"/>
            <w:noWrap/>
            <w:vAlign w:val="bottom"/>
            <w:hideMark/>
          </w:tcPr>
          <w:p w14:paraId="4193525A"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Major habitat type under study</w:t>
            </w:r>
          </w:p>
        </w:tc>
      </w:tr>
      <w:tr w:rsidR="00617BB8" w:rsidRPr="00617BB8" w14:paraId="00FC2B17" w14:textId="77777777" w:rsidTr="0020549D">
        <w:trPr>
          <w:trHeight w:val="39"/>
        </w:trPr>
        <w:tc>
          <w:tcPr>
            <w:tcW w:w="2647" w:type="dxa"/>
            <w:shd w:val="clear" w:color="auto" w:fill="auto"/>
            <w:noWrap/>
            <w:vAlign w:val="bottom"/>
            <w:hideMark/>
          </w:tcPr>
          <w:p w14:paraId="4847B4FD"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Which realm?</w:t>
            </w:r>
          </w:p>
        </w:tc>
        <w:tc>
          <w:tcPr>
            <w:tcW w:w="11799" w:type="dxa"/>
            <w:shd w:val="clear" w:color="auto" w:fill="auto"/>
            <w:noWrap/>
            <w:vAlign w:val="bottom"/>
            <w:hideMark/>
          </w:tcPr>
          <w:p w14:paraId="01F722BC" w14:textId="77777777" w:rsidR="0079017C" w:rsidRPr="00617BB8" w:rsidRDefault="0079017C" w:rsidP="00241810">
            <w:pPr>
              <w:spacing w:line="240" w:lineRule="auto"/>
              <w:rPr>
                <w:rFonts w:ascii="Rubik" w:eastAsia="Times New Roman" w:hAnsi="Rubik" w:cs="Rubik"/>
                <w:sz w:val="24"/>
                <w:szCs w:val="24"/>
                <w:lang w:val="en-US"/>
              </w:rPr>
            </w:pPr>
            <w:r w:rsidRPr="00617BB8">
              <w:rPr>
                <w:rFonts w:ascii="Rubik" w:eastAsia="Times New Roman" w:hAnsi="Rubik" w:cs="Rubik"/>
                <w:sz w:val="24"/>
                <w:szCs w:val="24"/>
                <w:lang w:val="en-US"/>
              </w:rPr>
              <w:t>Terrestrial and marine realm under study</w:t>
            </w:r>
          </w:p>
        </w:tc>
      </w:tr>
    </w:tbl>
    <w:p w14:paraId="0247E3D0" w14:textId="1AFB4B07" w:rsidR="00CE39D6" w:rsidRPr="00617BB8" w:rsidRDefault="00CE39D6" w:rsidP="00617BB8">
      <w:pPr>
        <w:spacing w:after="240" w:line="480" w:lineRule="auto"/>
        <w:rPr>
          <w:rFonts w:ascii="Rubik" w:hAnsi="Rubik" w:cs="Rubik"/>
          <w:sz w:val="24"/>
          <w:szCs w:val="24"/>
          <w:lang w:val="en-US"/>
        </w:rPr>
      </w:pPr>
    </w:p>
    <w:p w14:paraId="24B7C5CE" w14:textId="77777777" w:rsidR="00CE39D6" w:rsidRPr="00617BB8" w:rsidRDefault="00CE39D6" w:rsidP="00617BB8">
      <w:pPr>
        <w:spacing w:after="240" w:line="480" w:lineRule="auto"/>
        <w:rPr>
          <w:rFonts w:ascii="Rubik" w:hAnsi="Rubik" w:cs="Rubik"/>
          <w:sz w:val="24"/>
          <w:szCs w:val="24"/>
        </w:rPr>
      </w:pPr>
    </w:p>
    <w:p w14:paraId="75707EF2" w14:textId="77777777" w:rsidR="00CE39D6" w:rsidRPr="00617BB8" w:rsidRDefault="00CE39D6" w:rsidP="00617BB8">
      <w:pPr>
        <w:spacing w:after="240" w:line="480" w:lineRule="auto"/>
        <w:rPr>
          <w:rFonts w:ascii="Rubik" w:hAnsi="Rubik" w:cs="Rubik"/>
          <w:sz w:val="24"/>
          <w:szCs w:val="24"/>
        </w:rPr>
      </w:pPr>
    </w:p>
    <w:p w14:paraId="357A0252" w14:textId="77777777" w:rsidR="00CE39D6" w:rsidRPr="00617BB8" w:rsidRDefault="00CE39D6" w:rsidP="00617BB8">
      <w:pPr>
        <w:spacing w:after="240" w:line="480" w:lineRule="auto"/>
        <w:rPr>
          <w:rFonts w:ascii="Rubik" w:hAnsi="Rubik" w:cs="Rubik"/>
          <w:sz w:val="24"/>
          <w:szCs w:val="24"/>
        </w:rPr>
      </w:pPr>
    </w:p>
    <w:p w14:paraId="5BDBFC8D" w14:textId="217498F9" w:rsidR="006B0AAA" w:rsidRPr="00617BB8" w:rsidRDefault="006B0AAA" w:rsidP="00617BB8">
      <w:pPr>
        <w:spacing w:after="240" w:line="480" w:lineRule="auto"/>
        <w:rPr>
          <w:rFonts w:ascii="Rubik" w:hAnsi="Rubik" w:cs="Rubik"/>
          <w:sz w:val="24"/>
          <w:szCs w:val="24"/>
          <w:lang w:val="en-US"/>
        </w:rPr>
      </w:pPr>
    </w:p>
    <w:p w14:paraId="111D4394" w14:textId="227FE1F4" w:rsidR="006B0AAA" w:rsidRDefault="006B0AAA" w:rsidP="00617BB8">
      <w:pPr>
        <w:spacing w:after="240" w:line="480" w:lineRule="auto"/>
        <w:rPr>
          <w:rFonts w:ascii="Rubik" w:hAnsi="Rubik" w:cs="Rubik"/>
          <w:sz w:val="24"/>
          <w:szCs w:val="24"/>
          <w:lang w:val="en-US"/>
        </w:rPr>
      </w:pPr>
    </w:p>
    <w:p w14:paraId="1F0C1221" w14:textId="2D203037" w:rsidR="00241810" w:rsidRDefault="00241810" w:rsidP="00617BB8">
      <w:pPr>
        <w:spacing w:after="240" w:line="480" w:lineRule="auto"/>
        <w:rPr>
          <w:rFonts w:ascii="Rubik" w:hAnsi="Rubik" w:cs="Rubik"/>
          <w:sz w:val="24"/>
          <w:szCs w:val="24"/>
          <w:lang w:val="en-US"/>
        </w:rPr>
      </w:pPr>
    </w:p>
    <w:p w14:paraId="46E6789C" w14:textId="12ADCF38" w:rsidR="00241810" w:rsidRDefault="00241810" w:rsidP="00617BB8">
      <w:pPr>
        <w:spacing w:after="240" w:line="480" w:lineRule="auto"/>
        <w:rPr>
          <w:rFonts w:ascii="Rubik" w:hAnsi="Rubik" w:cs="Rubik"/>
          <w:sz w:val="24"/>
          <w:szCs w:val="24"/>
          <w:lang w:val="en-US"/>
        </w:rPr>
      </w:pPr>
    </w:p>
    <w:p w14:paraId="30F342F4" w14:textId="42B2452C" w:rsidR="00241810" w:rsidRDefault="00241810" w:rsidP="00617BB8">
      <w:pPr>
        <w:spacing w:after="240" w:line="480" w:lineRule="auto"/>
        <w:rPr>
          <w:rFonts w:ascii="Rubik" w:hAnsi="Rubik" w:cs="Rubik"/>
          <w:sz w:val="24"/>
          <w:szCs w:val="24"/>
          <w:lang w:val="en-US"/>
        </w:rPr>
      </w:pPr>
      <w:r>
        <w:rPr>
          <w:rFonts w:ascii="Rubik" w:hAnsi="Rubik" w:cs="Rubik"/>
          <w:sz w:val="24"/>
          <w:szCs w:val="24"/>
          <w:lang w:val="en-US"/>
        </w:rPr>
        <w:lastRenderedPageBreak/>
        <w:t>Table S3: List of terms included in the 12 diet categories used in this study.</w:t>
      </w:r>
      <w:r w:rsidR="004B53CC">
        <w:rPr>
          <w:rFonts w:ascii="Rubik" w:hAnsi="Rubik" w:cs="Rubik"/>
          <w:sz w:val="24"/>
          <w:szCs w:val="24"/>
          <w:lang w:val="en-US"/>
        </w:rPr>
        <w:t xml:space="preserve"> All these terms were mentioned by the authors that screened the articles (see </w:t>
      </w:r>
      <w:r w:rsidR="00805C7F">
        <w:rPr>
          <w:rFonts w:ascii="Rubik" w:hAnsi="Rubik" w:cs="Rubik"/>
          <w:sz w:val="24"/>
          <w:szCs w:val="24"/>
          <w:lang w:val="en-US"/>
        </w:rPr>
        <w:t xml:space="preserve">the section of </w:t>
      </w:r>
      <w:r w:rsidR="004B53CC">
        <w:rPr>
          <w:rFonts w:ascii="Rubik" w:hAnsi="Rubik" w:cs="Rubik"/>
          <w:sz w:val="24"/>
          <w:szCs w:val="24"/>
          <w:lang w:val="en-US"/>
        </w:rPr>
        <w:t>authors</w:t>
      </w:r>
      <w:r w:rsidR="00805C7F">
        <w:rPr>
          <w:rFonts w:ascii="Rubik" w:hAnsi="Rubik" w:cs="Rubik"/>
          <w:sz w:val="24"/>
          <w:szCs w:val="24"/>
          <w:lang w:val="en-US"/>
        </w:rPr>
        <w:t>’</w:t>
      </w:r>
      <w:r w:rsidR="004B53CC">
        <w:rPr>
          <w:rFonts w:ascii="Rubik" w:hAnsi="Rubik" w:cs="Rubik"/>
          <w:sz w:val="24"/>
          <w:szCs w:val="24"/>
          <w:lang w:val="en-US"/>
        </w:rPr>
        <w:t xml:space="preserve"> contribution)</w:t>
      </w:r>
      <w:r w:rsidR="00805C7F">
        <w:rPr>
          <w:rFonts w:ascii="Rubik" w:hAnsi="Rubik" w:cs="Rubik"/>
          <w:sz w:val="24"/>
          <w:szCs w:val="24"/>
          <w:lang w:val="en-US"/>
        </w:rPr>
        <w:t>.</w:t>
      </w:r>
    </w:p>
    <w:tbl>
      <w:tblPr>
        <w:tblW w:w="14117"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528"/>
        <w:gridCol w:w="1715"/>
        <w:gridCol w:w="1369"/>
        <w:gridCol w:w="1351"/>
        <w:gridCol w:w="2084"/>
        <w:gridCol w:w="1289"/>
        <w:gridCol w:w="1543"/>
        <w:gridCol w:w="1483"/>
        <w:gridCol w:w="1460"/>
        <w:gridCol w:w="1251"/>
        <w:gridCol w:w="1173"/>
        <w:gridCol w:w="1382"/>
      </w:tblGrid>
      <w:tr w:rsidR="00F300AD" w:rsidRPr="00F300AD" w14:paraId="4114ABC5" w14:textId="77777777" w:rsidTr="00F300AD">
        <w:trPr>
          <w:trHeight w:val="348"/>
        </w:trPr>
        <w:tc>
          <w:tcPr>
            <w:tcW w:w="1204" w:type="dxa"/>
            <w:tcBorders>
              <w:top w:val="single" w:sz="4" w:space="0" w:color="auto"/>
              <w:bottom w:val="single" w:sz="4" w:space="0" w:color="auto"/>
            </w:tcBorders>
            <w:shd w:val="clear" w:color="auto" w:fill="auto"/>
            <w:noWrap/>
            <w:vAlign w:val="bottom"/>
            <w:hideMark/>
          </w:tcPr>
          <w:p w14:paraId="41FA29A6" w14:textId="6362840A"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G</w:t>
            </w:r>
            <w:commentRangeStart w:id="64"/>
            <w:r w:rsidR="00241810" w:rsidRPr="00241810">
              <w:rPr>
                <w:rFonts w:ascii="Rubik" w:eastAsia="Times New Roman" w:hAnsi="Rubik" w:cs="Rubik"/>
                <w:color w:val="000000"/>
                <w:lang w:val="pt-BR" w:eastAsia="pt-BR"/>
              </w:rPr>
              <w:t>rowth</w:t>
            </w:r>
            <w:commentRangeEnd w:id="64"/>
            <w:proofErr w:type="spellEnd"/>
            <w:r>
              <w:rPr>
                <w:rStyle w:val="Refdecomentrio"/>
              </w:rPr>
              <w:commentReference w:id="64"/>
            </w:r>
          </w:p>
        </w:tc>
        <w:tc>
          <w:tcPr>
            <w:tcW w:w="1345" w:type="dxa"/>
            <w:tcBorders>
              <w:top w:val="single" w:sz="4" w:space="0" w:color="auto"/>
              <w:bottom w:val="single" w:sz="4" w:space="0" w:color="auto"/>
            </w:tcBorders>
            <w:shd w:val="clear" w:color="auto" w:fill="auto"/>
            <w:noWrap/>
            <w:vAlign w:val="bottom"/>
            <w:hideMark/>
          </w:tcPr>
          <w:p w14:paraId="351CA1B1" w14:textId="540D81F3" w:rsidR="00241810" w:rsidRPr="00241810" w:rsidRDefault="00F300AD" w:rsidP="00241810">
            <w:pPr>
              <w:spacing w:line="240" w:lineRule="auto"/>
              <w:rPr>
                <w:rFonts w:ascii="Rubik" w:eastAsia="Times New Roman" w:hAnsi="Rubik" w:cs="Rubik"/>
                <w:color w:val="000000"/>
                <w:lang w:val="pt-BR" w:eastAsia="pt-BR"/>
              </w:rPr>
            </w:pPr>
            <w:r>
              <w:rPr>
                <w:rFonts w:ascii="Rubik" w:eastAsia="Times New Roman" w:hAnsi="Rubik" w:cs="Rubik"/>
                <w:color w:val="000000"/>
                <w:lang w:val="pt-BR" w:eastAsia="pt-BR"/>
              </w:rPr>
              <w:t>D</w:t>
            </w:r>
            <w:r w:rsidR="00241810" w:rsidRPr="00241810">
              <w:rPr>
                <w:rFonts w:ascii="Rubik" w:eastAsia="Times New Roman" w:hAnsi="Rubik" w:cs="Rubik"/>
                <w:color w:val="000000"/>
                <w:lang w:val="pt-BR" w:eastAsia="pt-BR"/>
              </w:rPr>
              <w:t>iet</w:t>
            </w:r>
          </w:p>
        </w:tc>
        <w:tc>
          <w:tcPr>
            <w:tcW w:w="1084" w:type="dxa"/>
            <w:tcBorders>
              <w:top w:val="single" w:sz="4" w:space="0" w:color="auto"/>
              <w:bottom w:val="single" w:sz="4" w:space="0" w:color="auto"/>
            </w:tcBorders>
            <w:shd w:val="clear" w:color="auto" w:fill="auto"/>
            <w:noWrap/>
            <w:vAlign w:val="bottom"/>
            <w:hideMark/>
          </w:tcPr>
          <w:p w14:paraId="2673DBB8" w14:textId="04FFA9E1" w:rsidR="00241810" w:rsidRPr="00241810" w:rsidRDefault="00F300AD" w:rsidP="00241810">
            <w:pPr>
              <w:spacing w:line="240" w:lineRule="auto"/>
              <w:rPr>
                <w:rFonts w:ascii="Rubik" w:eastAsia="Times New Roman" w:hAnsi="Rubik" w:cs="Rubik"/>
                <w:color w:val="000000"/>
                <w:lang w:val="pt-BR" w:eastAsia="pt-BR"/>
              </w:rPr>
            </w:pPr>
            <w:r>
              <w:rPr>
                <w:rFonts w:ascii="Rubik" w:eastAsia="Times New Roman" w:hAnsi="Rubik" w:cs="Rubik"/>
                <w:color w:val="000000"/>
                <w:lang w:val="pt-BR" w:eastAsia="pt-BR"/>
              </w:rPr>
              <w:t>H</w:t>
            </w:r>
            <w:r w:rsidR="00241810" w:rsidRPr="00241810">
              <w:rPr>
                <w:rFonts w:ascii="Rubik" w:eastAsia="Times New Roman" w:hAnsi="Rubik" w:cs="Rubik"/>
                <w:color w:val="000000"/>
                <w:lang w:val="pt-BR" w:eastAsia="pt-BR"/>
              </w:rPr>
              <w:t>abitat</w:t>
            </w:r>
          </w:p>
        </w:tc>
        <w:tc>
          <w:tcPr>
            <w:tcW w:w="1070" w:type="dxa"/>
            <w:tcBorders>
              <w:top w:val="single" w:sz="4" w:space="0" w:color="auto"/>
              <w:bottom w:val="single" w:sz="4" w:space="0" w:color="auto"/>
            </w:tcBorders>
            <w:shd w:val="clear" w:color="auto" w:fill="auto"/>
            <w:noWrap/>
            <w:vAlign w:val="bottom"/>
            <w:hideMark/>
          </w:tcPr>
          <w:p w14:paraId="45C0E235" w14:textId="2448C927"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S</w:t>
            </w:r>
            <w:commentRangeStart w:id="65"/>
            <w:r w:rsidR="00241810" w:rsidRPr="00241810">
              <w:rPr>
                <w:rFonts w:ascii="Rubik" w:eastAsia="Times New Roman" w:hAnsi="Rubik" w:cs="Rubik"/>
                <w:color w:val="000000"/>
                <w:lang w:val="pt-BR" w:eastAsia="pt-BR"/>
              </w:rPr>
              <w:t>ize</w:t>
            </w:r>
            <w:commentRangeEnd w:id="65"/>
            <w:proofErr w:type="spellEnd"/>
            <w:r>
              <w:rPr>
                <w:rStyle w:val="Refdecomentrio"/>
              </w:rPr>
              <w:commentReference w:id="65"/>
            </w:r>
          </w:p>
        </w:tc>
        <w:tc>
          <w:tcPr>
            <w:tcW w:w="1578" w:type="dxa"/>
            <w:tcBorders>
              <w:top w:val="single" w:sz="4" w:space="0" w:color="auto"/>
              <w:bottom w:val="single" w:sz="4" w:space="0" w:color="auto"/>
            </w:tcBorders>
            <w:shd w:val="clear" w:color="auto" w:fill="auto"/>
            <w:noWrap/>
            <w:vAlign w:val="bottom"/>
            <w:hideMark/>
          </w:tcPr>
          <w:p w14:paraId="13B2E638" w14:textId="63C3C7F4"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R</w:t>
            </w:r>
            <w:commentRangeStart w:id="66"/>
            <w:r w:rsidR="00241810" w:rsidRPr="00241810">
              <w:rPr>
                <w:rFonts w:ascii="Rubik" w:eastAsia="Times New Roman" w:hAnsi="Rubik" w:cs="Rubik"/>
                <w:color w:val="000000"/>
                <w:lang w:val="pt-BR" w:eastAsia="pt-BR"/>
              </w:rPr>
              <w:t>eproduction</w:t>
            </w:r>
            <w:commentRangeEnd w:id="66"/>
            <w:proofErr w:type="spellEnd"/>
            <w:r>
              <w:rPr>
                <w:rStyle w:val="Refdecomentrio"/>
              </w:rPr>
              <w:commentReference w:id="66"/>
            </w:r>
          </w:p>
        </w:tc>
        <w:tc>
          <w:tcPr>
            <w:tcW w:w="1023" w:type="dxa"/>
            <w:tcBorders>
              <w:top w:val="single" w:sz="4" w:space="0" w:color="auto"/>
              <w:bottom w:val="single" w:sz="4" w:space="0" w:color="auto"/>
            </w:tcBorders>
            <w:shd w:val="clear" w:color="auto" w:fill="auto"/>
            <w:noWrap/>
            <w:vAlign w:val="bottom"/>
            <w:hideMark/>
          </w:tcPr>
          <w:p w14:paraId="5136B973" w14:textId="3778F983"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D</w:t>
            </w:r>
            <w:r w:rsidR="00241810" w:rsidRPr="00241810">
              <w:rPr>
                <w:rFonts w:ascii="Rubik" w:eastAsia="Times New Roman" w:hAnsi="Rubik" w:cs="Rubik"/>
                <w:color w:val="000000"/>
                <w:lang w:val="pt-BR" w:eastAsia="pt-BR"/>
              </w:rPr>
              <w:t>ispersal</w:t>
            </w:r>
            <w:proofErr w:type="spellEnd"/>
          </w:p>
        </w:tc>
        <w:tc>
          <w:tcPr>
            <w:tcW w:w="1437" w:type="dxa"/>
            <w:tcBorders>
              <w:top w:val="single" w:sz="4" w:space="0" w:color="auto"/>
              <w:bottom w:val="single" w:sz="4" w:space="0" w:color="auto"/>
            </w:tcBorders>
            <w:shd w:val="clear" w:color="auto" w:fill="auto"/>
            <w:noWrap/>
            <w:vAlign w:val="bottom"/>
            <w:hideMark/>
          </w:tcPr>
          <w:p w14:paraId="3B755914" w14:textId="6A927970" w:rsidR="00241810" w:rsidRPr="00241810" w:rsidRDefault="00F300AD" w:rsidP="00241810">
            <w:pPr>
              <w:spacing w:line="240" w:lineRule="auto"/>
              <w:rPr>
                <w:rFonts w:ascii="Rubik" w:eastAsia="Times New Roman" w:hAnsi="Rubik" w:cs="Rubik"/>
                <w:color w:val="000000"/>
                <w:lang w:val="pt-BR" w:eastAsia="pt-BR"/>
              </w:rPr>
            </w:pPr>
            <w:r>
              <w:rPr>
                <w:rFonts w:ascii="Rubik" w:eastAsia="Times New Roman" w:hAnsi="Rubik" w:cs="Rubik"/>
                <w:color w:val="000000"/>
                <w:lang w:val="pt-BR" w:eastAsia="pt-BR"/>
              </w:rPr>
              <w:t>D</w:t>
            </w:r>
            <w:commentRangeStart w:id="67"/>
            <w:r w:rsidR="00241810" w:rsidRPr="00241810">
              <w:rPr>
                <w:rFonts w:ascii="Rubik" w:eastAsia="Times New Roman" w:hAnsi="Rubik" w:cs="Rubik"/>
                <w:color w:val="000000"/>
                <w:lang w:val="pt-BR" w:eastAsia="pt-BR"/>
              </w:rPr>
              <w:t>efense</w:t>
            </w:r>
            <w:commentRangeEnd w:id="67"/>
            <w:r>
              <w:rPr>
                <w:rStyle w:val="Refdecomentrio"/>
              </w:rPr>
              <w:commentReference w:id="67"/>
            </w:r>
          </w:p>
        </w:tc>
        <w:tc>
          <w:tcPr>
            <w:tcW w:w="1170" w:type="dxa"/>
            <w:tcBorders>
              <w:top w:val="single" w:sz="4" w:space="0" w:color="auto"/>
              <w:bottom w:val="single" w:sz="4" w:space="0" w:color="auto"/>
            </w:tcBorders>
            <w:shd w:val="clear" w:color="auto" w:fill="auto"/>
            <w:noWrap/>
            <w:vAlign w:val="bottom"/>
            <w:hideMark/>
          </w:tcPr>
          <w:p w14:paraId="1FE7281D" w14:textId="2B07FA2C"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D</w:t>
            </w:r>
            <w:r w:rsidR="00241810" w:rsidRPr="00241810">
              <w:rPr>
                <w:rFonts w:ascii="Rubik" w:eastAsia="Times New Roman" w:hAnsi="Rubik" w:cs="Rubik"/>
                <w:color w:val="000000"/>
                <w:lang w:val="pt-BR" w:eastAsia="pt-BR"/>
              </w:rPr>
              <w:t>istribution</w:t>
            </w:r>
            <w:proofErr w:type="spellEnd"/>
          </w:p>
        </w:tc>
        <w:tc>
          <w:tcPr>
            <w:tcW w:w="1152" w:type="dxa"/>
            <w:tcBorders>
              <w:top w:val="single" w:sz="4" w:space="0" w:color="auto"/>
              <w:bottom w:val="single" w:sz="4" w:space="0" w:color="auto"/>
            </w:tcBorders>
            <w:shd w:val="clear" w:color="auto" w:fill="auto"/>
            <w:noWrap/>
            <w:vAlign w:val="bottom"/>
            <w:hideMark/>
          </w:tcPr>
          <w:p w14:paraId="01FA9DD5" w14:textId="6AB39E1C"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I</w:t>
            </w:r>
            <w:r w:rsidR="00241810" w:rsidRPr="00241810">
              <w:rPr>
                <w:rFonts w:ascii="Rubik" w:eastAsia="Times New Roman" w:hAnsi="Rubik" w:cs="Rubik"/>
                <w:color w:val="000000"/>
                <w:lang w:val="pt-BR" w:eastAsia="pt-BR"/>
              </w:rPr>
              <w:t>nteraction</w:t>
            </w:r>
            <w:r>
              <w:rPr>
                <w:rFonts w:ascii="Rubik" w:eastAsia="Times New Roman" w:hAnsi="Rubik" w:cs="Rubik"/>
                <w:color w:val="000000"/>
                <w:lang w:val="pt-BR" w:eastAsia="pt-BR"/>
              </w:rPr>
              <w:t>s</w:t>
            </w:r>
            <w:proofErr w:type="spellEnd"/>
          </w:p>
        </w:tc>
        <w:tc>
          <w:tcPr>
            <w:tcW w:w="994" w:type="dxa"/>
            <w:tcBorders>
              <w:top w:val="single" w:sz="4" w:space="0" w:color="auto"/>
              <w:bottom w:val="single" w:sz="4" w:space="0" w:color="auto"/>
            </w:tcBorders>
            <w:shd w:val="clear" w:color="auto" w:fill="auto"/>
            <w:noWrap/>
            <w:vAlign w:val="bottom"/>
            <w:hideMark/>
          </w:tcPr>
          <w:p w14:paraId="068597D3" w14:textId="406B3AF5"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B</w:t>
            </w:r>
            <w:r w:rsidR="00241810" w:rsidRPr="00241810">
              <w:rPr>
                <w:rFonts w:ascii="Rubik" w:eastAsia="Times New Roman" w:hAnsi="Rubik" w:cs="Rubik"/>
                <w:color w:val="000000"/>
                <w:lang w:val="pt-BR" w:eastAsia="pt-BR"/>
              </w:rPr>
              <w:t>ehavior</w:t>
            </w:r>
            <w:proofErr w:type="spellEnd"/>
          </w:p>
        </w:tc>
        <w:tc>
          <w:tcPr>
            <w:tcW w:w="934" w:type="dxa"/>
            <w:tcBorders>
              <w:top w:val="single" w:sz="4" w:space="0" w:color="auto"/>
              <w:bottom w:val="single" w:sz="4" w:space="0" w:color="auto"/>
            </w:tcBorders>
            <w:shd w:val="clear" w:color="auto" w:fill="auto"/>
            <w:noWrap/>
            <w:vAlign w:val="bottom"/>
            <w:hideMark/>
          </w:tcPr>
          <w:p w14:paraId="4E1E29E8" w14:textId="0D911E25" w:rsidR="00241810" w:rsidRPr="00241810" w:rsidRDefault="00F300AD" w:rsidP="00241810">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H</w:t>
            </w:r>
            <w:r w:rsidR="00241810" w:rsidRPr="00241810">
              <w:rPr>
                <w:rFonts w:ascii="Rubik" w:eastAsia="Times New Roman" w:hAnsi="Rubik" w:cs="Rubik"/>
                <w:color w:val="000000"/>
                <w:lang w:val="pt-BR" w:eastAsia="pt-BR"/>
              </w:rPr>
              <w:t>abit</w:t>
            </w:r>
            <w:proofErr w:type="spellEnd"/>
          </w:p>
        </w:tc>
        <w:tc>
          <w:tcPr>
            <w:tcW w:w="1125" w:type="dxa"/>
            <w:tcBorders>
              <w:top w:val="single" w:sz="4" w:space="0" w:color="auto"/>
              <w:bottom w:val="single" w:sz="4" w:space="0" w:color="auto"/>
            </w:tcBorders>
            <w:shd w:val="clear" w:color="auto" w:fill="auto"/>
            <w:noWrap/>
            <w:vAlign w:val="bottom"/>
            <w:hideMark/>
          </w:tcPr>
          <w:p w14:paraId="763A9936" w14:textId="550F1B07" w:rsidR="00241810" w:rsidRPr="00241810" w:rsidRDefault="00F300AD" w:rsidP="00241810">
            <w:pPr>
              <w:spacing w:line="240" w:lineRule="auto"/>
              <w:rPr>
                <w:rFonts w:ascii="Rubik" w:eastAsia="Times New Roman" w:hAnsi="Rubik" w:cs="Rubik"/>
                <w:color w:val="000000"/>
                <w:lang w:val="pt-BR" w:eastAsia="pt-BR"/>
              </w:rPr>
            </w:pPr>
            <w:r>
              <w:rPr>
                <w:rFonts w:ascii="Rubik" w:eastAsia="Times New Roman" w:hAnsi="Rubik" w:cs="Rubik"/>
                <w:color w:val="000000"/>
                <w:lang w:val="pt-BR" w:eastAsia="pt-BR"/>
              </w:rPr>
              <w:t>O</w:t>
            </w:r>
            <w:r w:rsidR="00241810" w:rsidRPr="00241810">
              <w:rPr>
                <w:rFonts w:ascii="Rubik" w:eastAsia="Times New Roman" w:hAnsi="Rubik" w:cs="Rubik"/>
                <w:color w:val="000000"/>
                <w:lang w:val="pt-BR" w:eastAsia="pt-BR"/>
              </w:rPr>
              <w:t>ther</w:t>
            </w:r>
          </w:p>
        </w:tc>
      </w:tr>
      <w:tr w:rsidR="00F300AD" w:rsidRPr="00241810" w14:paraId="71804436" w14:textId="77777777" w:rsidTr="00F300AD">
        <w:trPr>
          <w:trHeight w:val="348"/>
        </w:trPr>
        <w:tc>
          <w:tcPr>
            <w:tcW w:w="1204" w:type="dxa"/>
            <w:tcBorders>
              <w:top w:val="single" w:sz="4" w:space="0" w:color="auto"/>
            </w:tcBorders>
            <w:shd w:val="clear" w:color="auto" w:fill="auto"/>
            <w:noWrap/>
            <w:vAlign w:val="bottom"/>
            <w:hideMark/>
          </w:tcPr>
          <w:p w14:paraId="510E87D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growth</w:t>
            </w:r>
            <w:proofErr w:type="spellEnd"/>
            <w:r w:rsidRPr="00241810">
              <w:rPr>
                <w:rFonts w:ascii="Rubik" w:eastAsia="Times New Roman" w:hAnsi="Rubik" w:cs="Rubik"/>
                <w:color w:val="000000"/>
                <w:lang w:val="pt-BR" w:eastAsia="pt-BR"/>
              </w:rPr>
              <w:t>*</w:t>
            </w:r>
          </w:p>
        </w:tc>
        <w:tc>
          <w:tcPr>
            <w:tcW w:w="1345" w:type="dxa"/>
            <w:tcBorders>
              <w:top w:val="single" w:sz="4" w:space="0" w:color="auto"/>
            </w:tcBorders>
            <w:shd w:val="clear" w:color="auto" w:fill="auto"/>
            <w:noWrap/>
            <w:vAlign w:val="bottom"/>
            <w:hideMark/>
          </w:tcPr>
          <w:p w14:paraId="357E5D29"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diet</w:t>
            </w:r>
          </w:p>
        </w:tc>
        <w:tc>
          <w:tcPr>
            <w:tcW w:w="1084" w:type="dxa"/>
            <w:tcBorders>
              <w:top w:val="single" w:sz="4" w:space="0" w:color="auto"/>
            </w:tcBorders>
            <w:shd w:val="clear" w:color="auto" w:fill="auto"/>
            <w:noWrap/>
            <w:vAlign w:val="bottom"/>
            <w:hideMark/>
          </w:tcPr>
          <w:p w14:paraId="4BC8B2C1"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habitat</w:t>
            </w:r>
          </w:p>
        </w:tc>
        <w:tc>
          <w:tcPr>
            <w:tcW w:w="1070" w:type="dxa"/>
            <w:tcBorders>
              <w:top w:val="single" w:sz="4" w:space="0" w:color="auto"/>
            </w:tcBorders>
            <w:shd w:val="clear" w:color="auto" w:fill="auto"/>
            <w:noWrap/>
            <w:vAlign w:val="bottom"/>
            <w:hideMark/>
          </w:tcPr>
          <w:p w14:paraId="6D7E6D2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size</w:t>
            </w:r>
            <w:proofErr w:type="spellEnd"/>
          </w:p>
        </w:tc>
        <w:tc>
          <w:tcPr>
            <w:tcW w:w="1578" w:type="dxa"/>
            <w:tcBorders>
              <w:top w:val="single" w:sz="4" w:space="0" w:color="auto"/>
            </w:tcBorders>
            <w:shd w:val="clear" w:color="auto" w:fill="auto"/>
            <w:noWrap/>
            <w:vAlign w:val="bottom"/>
            <w:hideMark/>
          </w:tcPr>
          <w:p w14:paraId="262F5A1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reproduction</w:t>
            </w:r>
            <w:proofErr w:type="spellEnd"/>
          </w:p>
        </w:tc>
        <w:tc>
          <w:tcPr>
            <w:tcW w:w="1023" w:type="dxa"/>
            <w:tcBorders>
              <w:top w:val="single" w:sz="4" w:space="0" w:color="auto"/>
            </w:tcBorders>
            <w:shd w:val="clear" w:color="auto" w:fill="auto"/>
            <w:noWrap/>
            <w:vAlign w:val="bottom"/>
            <w:hideMark/>
          </w:tcPr>
          <w:p w14:paraId="01A0499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migrat</w:t>
            </w:r>
            <w:proofErr w:type="spellEnd"/>
            <w:r w:rsidRPr="00241810">
              <w:rPr>
                <w:rFonts w:ascii="Rubik" w:eastAsia="Times New Roman" w:hAnsi="Rubik" w:cs="Rubik"/>
                <w:color w:val="000000"/>
                <w:lang w:val="pt-BR" w:eastAsia="pt-BR"/>
              </w:rPr>
              <w:t>*</w:t>
            </w:r>
          </w:p>
        </w:tc>
        <w:tc>
          <w:tcPr>
            <w:tcW w:w="1437" w:type="dxa"/>
            <w:tcBorders>
              <w:top w:val="single" w:sz="4" w:space="0" w:color="auto"/>
            </w:tcBorders>
            <w:shd w:val="clear" w:color="auto" w:fill="auto"/>
            <w:noWrap/>
            <w:vAlign w:val="bottom"/>
            <w:hideMark/>
          </w:tcPr>
          <w:p w14:paraId="7D3353B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thorns</w:t>
            </w:r>
            <w:proofErr w:type="spellEnd"/>
          </w:p>
        </w:tc>
        <w:tc>
          <w:tcPr>
            <w:tcW w:w="1170" w:type="dxa"/>
            <w:tcBorders>
              <w:top w:val="single" w:sz="4" w:space="0" w:color="auto"/>
            </w:tcBorders>
            <w:shd w:val="clear" w:color="auto" w:fill="auto"/>
            <w:noWrap/>
            <w:vAlign w:val="bottom"/>
            <w:hideMark/>
          </w:tcPr>
          <w:p w14:paraId="35202A2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geographic</w:t>
            </w:r>
            <w:proofErr w:type="spellEnd"/>
            <w:r w:rsidRPr="00241810">
              <w:rPr>
                <w:rFonts w:ascii="Rubik" w:eastAsia="Times New Roman" w:hAnsi="Rubik" w:cs="Rubik"/>
                <w:color w:val="000000"/>
                <w:lang w:val="pt-BR" w:eastAsia="pt-BR"/>
              </w:rPr>
              <w:t>*</w:t>
            </w:r>
          </w:p>
        </w:tc>
        <w:tc>
          <w:tcPr>
            <w:tcW w:w="1152" w:type="dxa"/>
            <w:tcBorders>
              <w:top w:val="single" w:sz="4" w:space="0" w:color="auto"/>
            </w:tcBorders>
            <w:shd w:val="clear" w:color="auto" w:fill="auto"/>
            <w:noWrap/>
            <w:vAlign w:val="bottom"/>
            <w:hideMark/>
          </w:tcPr>
          <w:p w14:paraId="2DFD7A2D"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*host*</w:t>
            </w:r>
          </w:p>
        </w:tc>
        <w:tc>
          <w:tcPr>
            <w:tcW w:w="994" w:type="dxa"/>
            <w:tcBorders>
              <w:top w:val="single" w:sz="4" w:space="0" w:color="auto"/>
            </w:tcBorders>
            <w:shd w:val="clear" w:color="auto" w:fill="auto"/>
            <w:noWrap/>
            <w:vAlign w:val="bottom"/>
            <w:hideMark/>
          </w:tcPr>
          <w:p w14:paraId="7044D4A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activit</w:t>
            </w:r>
            <w:proofErr w:type="spellEnd"/>
            <w:r w:rsidRPr="00241810">
              <w:rPr>
                <w:rFonts w:ascii="Rubik" w:eastAsia="Times New Roman" w:hAnsi="Rubik" w:cs="Rubik"/>
                <w:color w:val="000000"/>
                <w:lang w:val="pt-BR" w:eastAsia="pt-BR"/>
              </w:rPr>
              <w:t>*</w:t>
            </w:r>
          </w:p>
        </w:tc>
        <w:tc>
          <w:tcPr>
            <w:tcW w:w="934" w:type="dxa"/>
            <w:tcBorders>
              <w:top w:val="single" w:sz="4" w:space="0" w:color="auto"/>
            </w:tcBorders>
            <w:shd w:val="clear" w:color="auto" w:fill="auto"/>
            <w:noWrap/>
            <w:vAlign w:val="bottom"/>
            <w:hideMark/>
          </w:tcPr>
          <w:p w14:paraId="1BA00A3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semi-fossorial</w:t>
            </w:r>
            <w:proofErr w:type="spellEnd"/>
          </w:p>
        </w:tc>
        <w:tc>
          <w:tcPr>
            <w:tcW w:w="1125" w:type="dxa"/>
            <w:tcBorders>
              <w:top w:val="single" w:sz="4" w:space="0" w:color="auto"/>
            </w:tcBorders>
            <w:shd w:val="clear" w:color="auto" w:fill="auto"/>
            <w:noWrap/>
            <w:vAlign w:val="bottom"/>
            <w:hideMark/>
          </w:tcPr>
          <w:p w14:paraId="65B5260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none</w:t>
            </w:r>
            <w:proofErr w:type="spellEnd"/>
            <w:r w:rsidRPr="00241810">
              <w:rPr>
                <w:rFonts w:ascii="Rubik" w:eastAsia="Times New Roman" w:hAnsi="Rubik" w:cs="Rubik"/>
                <w:color w:val="000000"/>
                <w:lang w:val="pt-BR" w:eastAsia="pt-BR"/>
              </w:rPr>
              <w:t xml:space="preserve">                                                         </w:t>
            </w:r>
          </w:p>
        </w:tc>
      </w:tr>
      <w:tr w:rsidR="00F300AD" w:rsidRPr="00241810" w14:paraId="6D562914" w14:textId="77777777" w:rsidTr="00F300AD">
        <w:trPr>
          <w:trHeight w:val="348"/>
        </w:trPr>
        <w:tc>
          <w:tcPr>
            <w:tcW w:w="1204" w:type="dxa"/>
            <w:shd w:val="clear" w:color="auto" w:fill="auto"/>
            <w:noWrap/>
            <w:vAlign w:val="bottom"/>
            <w:hideMark/>
          </w:tcPr>
          <w:p w14:paraId="60C5C6D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wood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density</w:t>
            </w:r>
            <w:proofErr w:type="spellEnd"/>
          </w:p>
        </w:tc>
        <w:tc>
          <w:tcPr>
            <w:tcW w:w="1345" w:type="dxa"/>
            <w:shd w:val="clear" w:color="auto" w:fill="auto"/>
            <w:noWrap/>
            <w:vAlign w:val="bottom"/>
            <w:hideMark/>
          </w:tcPr>
          <w:p w14:paraId="1E6B519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feeding</w:t>
            </w:r>
            <w:proofErr w:type="spellEnd"/>
          </w:p>
        </w:tc>
        <w:tc>
          <w:tcPr>
            <w:tcW w:w="1084" w:type="dxa"/>
            <w:shd w:val="clear" w:color="auto" w:fill="auto"/>
            <w:noWrap/>
            <w:vAlign w:val="bottom"/>
            <w:hideMark/>
          </w:tcPr>
          <w:p w14:paraId="162531D9"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Habitat</w:t>
            </w:r>
          </w:p>
        </w:tc>
        <w:tc>
          <w:tcPr>
            <w:tcW w:w="1070" w:type="dxa"/>
            <w:shd w:val="clear" w:color="auto" w:fill="auto"/>
            <w:noWrap/>
            <w:vAlign w:val="bottom"/>
            <w:hideMark/>
          </w:tcPr>
          <w:p w14:paraId="2BF6033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weight</w:t>
            </w:r>
            <w:proofErr w:type="spellEnd"/>
          </w:p>
        </w:tc>
        <w:tc>
          <w:tcPr>
            <w:tcW w:w="1578" w:type="dxa"/>
            <w:shd w:val="clear" w:color="auto" w:fill="auto"/>
            <w:noWrap/>
            <w:vAlign w:val="bottom"/>
            <w:hideMark/>
          </w:tcPr>
          <w:p w14:paraId="17E5FCF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nesting</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6D2775F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dispersal</w:t>
            </w:r>
            <w:proofErr w:type="spellEnd"/>
          </w:p>
        </w:tc>
        <w:tc>
          <w:tcPr>
            <w:tcW w:w="1437" w:type="dxa"/>
            <w:shd w:val="clear" w:color="auto" w:fill="auto"/>
            <w:noWrap/>
            <w:vAlign w:val="bottom"/>
            <w:hideMark/>
          </w:tcPr>
          <w:p w14:paraId="1DE5487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wood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density</w:t>
            </w:r>
            <w:proofErr w:type="spellEnd"/>
          </w:p>
        </w:tc>
        <w:tc>
          <w:tcPr>
            <w:tcW w:w="1170" w:type="dxa"/>
            <w:shd w:val="clear" w:color="auto" w:fill="auto"/>
            <w:noWrap/>
            <w:vAlign w:val="bottom"/>
            <w:hideMark/>
          </w:tcPr>
          <w:p w14:paraId="0019DED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distribution</w:t>
            </w:r>
            <w:proofErr w:type="spellEnd"/>
            <w:r w:rsidRPr="00241810">
              <w:rPr>
                <w:rFonts w:ascii="Rubik" w:eastAsia="Times New Roman" w:hAnsi="Rubik" w:cs="Rubik"/>
                <w:color w:val="000000"/>
                <w:lang w:val="pt-BR" w:eastAsia="pt-BR"/>
              </w:rPr>
              <w:t>*</w:t>
            </w:r>
          </w:p>
        </w:tc>
        <w:tc>
          <w:tcPr>
            <w:tcW w:w="1152" w:type="dxa"/>
            <w:shd w:val="clear" w:color="auto" w:fill="auto"/>
            <w:noWrap/>
            <w:vAlign w:val="bottom"/>
            <w:hideMark/>
          </w:tcPr>
          <w:p w14:paraId="7B8791C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competitive</w:t>
            </w:r>
            <w:proofErr w:type="spellEnd"/>
            <w:r w:rsidRPr="00241810">
              <w:rPr>
                <w:rFonts w:ascii="Rubik" w:eastAsia="Times New Roman" w:hAnsi="Rubik" w:cs="Rubik"/>
                <w:color w:val="000000"/>
                <w:lang w:val="pt-BR" w:eastAsia="pt-BR"/>
              </w:rPr>
              <w:t>*</w:t>
            </w:r>
          </w:p>
        </w:tc>
        <w:tc>
          <w:tcPr>
            <w:tcW w:w="994" w:type="dxa"/>
            <w:shd w:val="clear" w:color="auto" w:fill="auto"/>
            <w:noWrap/>
            <w:vAlign w:val="bottom"/>
            <w:hideMark/>
          </w:tcPr>
          <w:p w14:paraId="1AEFB8A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overwinter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strategy</w:t>
            </w:r>
            <w:proofErr w:type="spellEnd"/>
          </w:p>
        </w:tc>
        <w:tc>
          <w:tcPr>
            <w:tcW w:w="934" w:type="dxa"/>
            <w:shd w:val="clear" w:color="auto" w:fill="auto"/>
            <w:noWrap/>
            <w:vAlign w:val="bottom"/>
            <w:hideMark/>
          </w:tcPr>
          <w:p w14:paraId="798B21C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sociability</w:t>
            </w:r>
            <w:proofErr w:type="spellEnd"/>
          </w:p>
        </w:tc>
        <w:tc>
          <w:tcPr>
            <w:tcW w:w="1125" w:type="dxa"/>
            <w:shd w:val="clear" w:color="auto" w:fill="auto"/>
            <w:noWrap/>
            <w:vAlign w:val="bottom"/>
            <w:hideMark/>
          </w:tcPr>
          <w:p w14:paraId="699AA91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functional</w:t>
            </w:r>
            <w:proofErr w:type="spellEnd"/>
            <w:r w:rsidRPr="00241810">
              <w:rPr>
                <w:rFonts w:ascii="Rubik" w:eastAsia="Times New Roman" w:hAnsi="Rubik" w:cs="Rubik"/>
                <w:color w:val="000000"/>
                <w:lang w:val="pt-BR" w:eastAsia="pt-BR"/>
              </w:rPr>
              <w:t xml:space="preserve"> types                            </w:t>
            </w:r>
          </w:p>
        </w:tc>
      </w:tr>
      <w:tr w:rsidR="00F300AD" w:rsidRPr="00241810" w14:paraId="0700503C" w14:textId="77777777" w:rsidTr="00F300AD">
        <w:trPr>
          <w:trHeight w:val="348"/>
        </w:trPr>
        <w:tc>
          <w:tcPr>
            <w:tcW w:w="1204" w:type="dxa"/>
            <w:shd w:val="clear" w:color="auto" w:fill="auto"/>
            <w:noWrap/>
            <w:vAlign w:val="bottom"/>
            <w:hideMark/>
          </w:tcPr>
          <w:p w14:paraId="1D72CDE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storage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organs</w:t>
            </w:r>
            <w:proofErr w:type="spellEnd"/>
          </w:p>
        </w:tc>
        <w:tc>
          <w:tcPr>
            <w:tcW w:w="1345" w:type="dxa"/>
            <w:shd w:val="clear" w:color="auto" w:fill="auto"/>
            <w:noWrap/>
            <w:vAlign w:val="bottom"/>
            <w:hideMark/>
          </w:tcPr>
          <w:p w14:paraId="5852685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foraging</w:t>
            </w:r>
            <w:proofErr w:type="spellEnd"/>
          </w:p>
        </w:tc>
        <w:tc>
          <w:tcPr>
            <w:tcW w:w="1084" w:type="dxa"/>
            <w:shd w:val="clear" w:color="auto" w:fill="auto"/>
            <w:noWrap/>
            <w:vAlign w:val="bottom"/>
            <w:hideMark/>
          </w:tcPr>
          <w:p w14:paraId="6C79C5B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shade</w:t>
            </w:r>
            <w:proofErr w:type="spellEnd"/>
            <w:r w:rsidRPr="00241810">
              <w:rPr>
                <w:rFonts w:ascii="Rubik" w:eastAsia="Times New Roman" w:hAnsi="Rubik" w:cs="Rubik"/>
                <w:color w:val="000000"/>
                <w:lang w:val="pt-BR" w:eastAsia="pt-BR"/>
              </w:rPr>
              <w:t>*</w:t>
            </w:r>
          </w:p>
        </w:tc>
        <w:tc>
          <w:tcPr>
            <w:tcW w:w="1070" w:type="dxa"/>
            <w:shd w:val="clear" w:color="auto" w:fill="auto"/>
            <w:noWrap/>
            <w:vAlign w:val="bottom"/>
            <w:hideMark/>
          </w:tcPr>
          <w:p w14:paraId="16A3F8B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height</w:t>
            </w:r>
            <w:proofErr w:type="spellEnd"/>
          </w:p>
        </w:tc>
        <w:tc>
          <w:tcPr>
            <w:tcW w:w="1578" w:type="dxa"/>
            <w:shd w:val="clear" w:color="auto" w:fill="auto"/>
            <w:noWrap/>
            <w:vAlign w:val="bottom"/>
            <w:hideMark/>
          </w:tcPr>
          <w:p w14:paraId="2B88831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nest</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2F197BD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dispersal</w:t>
            </w:r>
            <w:proofErr w:type="spellEnd"/>
          </w:p>
        </w:tc>
        <w:tc>
          <w:tcPr>
            <w:tcW w:w="1437" w:type="dxa"/>
            <w:shd w:val="clear" w:color="auto" w:fill="auto"/>
            <w:noWrap/>
            <w:vAlign w:val="bottom"/>
            <w:hideMark/>
          </w:tcPr>
          <w:p w14:paraId="7FB1D92C"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w:t>
            </w:r>
            <w:proofErr w:type="spellStart"/>
            <w:r w:rsidRPr="00241810">
              <w:rPr>
                <w:rFonts w:ascii="Rubik" w:eastAsia="Times New Roman" w:hAnsi="Rubik" w:cs="Rubik"/>
                <w:color w:val="000000"/>
                <w:lang w:val="pt-BR" w:eastAsia="pt-BR"/>
              </w:rPr>
              <w:t>compounds</w:t>
            </w:r>
            <w:proofErr w:type="spellEnd"/>
          </w:p>
        </w:tc>
        <w:tc>
          <w:tcPr>
            <w:tcW w:w="1170" w:type="dxa"/>
            <w:shd w:val="clear" w:color="auto" w:fill="auto"/>
            <w:noWrap/>
            <w:vAlign w:val="bottom"/>
            <w:hideMark/>
          </w:tcPr>
          <w:p w14:paraId="64E571E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red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listed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species</w:t>
            </w:r>
            <w:proofErr w:type="spellEnd"/>
          </w:p>
        </w:tc>
        <w:tc>
          <w:tcPr>
            <w:tcW w:w="1152" w:type="dxa"/>
            <w:shd w:val="clear" w:color="auto" w:fill="auto"/>
            <w:noWrap/>
            <w:vAlign w:val="bottom"/>
            <w:hideMark/>
          </w:tcPr>
          <w:p w14:paraId="514FB41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parasitoid</w:t>
            </w:r>
            <w:proofErr w:type="spellEnd"/>
            <w:r w:rsidRPr="00241810">
              <w:rPr>
                <w:rFonts w:ascii="Rubik" w:eastAsia="Times New Roman" w:hAnsi="Rubik" w:cs="Rubik"/>
                <w:color w:val="000000"/>
                <w:lang w:val="pt-BR" w:eastAsia="pt-BR"/>
              </w:rPr>
              <w:t>*</w:t>
            </w:r>
          </w:p>
        </w:tc>
        <w:tc>
          <w:tcPr>
            <w:tcW w:w="994" w:type="dxa"/>
            <w:shd w:val="clear" w:color="auto" w:fill="auto"/>
            <w:noWrap/>
            <w:vAlign w:val="bottom"/>
            <w:hideMark/>
          </w:tcPr>
          <w:p w14:paraId="79BD8669"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home range</w:t>
            </w:r>
          </w:p>
        </w:tc>
        <w:tc>
          <w:tcPr>
            <w:tcW w:w="934" w:type="dxa"/>
            <w:shd w:val="clear" w:color="auto" w:fill="auto"/>
            <w:noWrap/>
            <w:vAlign w:val="bottom"/>
            <w:hideMark/>
          </w:tcPr>
          <w:p w14:paraId="76DA6E1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sociality</w:t>
            </w:r>
            <w:proofErr w:type="spellEnd"/>
          </w:p>
        </w:tc>
        <w:tc>
          <w:tcPr>
            <w:tcW w:w="1125" w:type="dxa"/>
            <w:shd w:val="clear" w:color="auto" w:fill="auto"/>
            <w:noWrap/>
            <w:vAlign w:val="bottom"/>
            <w:hideMark/>
          </w:tcPr>
          <w:p w14:paraId="34BE639D" w14:textId="77777777" w:rsidR="00241810" w:rsidRPr="00241810" w:rsidRDefault="00241810" w:rsidP="00241810">
            <w:pPr>
              <w:spacing w:line="240" w:lineRule="auto"/>
              <w:rPr>
                <w:rFonts w:ascii="Rubik" w:eastAsia="Times New Roman" w:hAnsi="Rubik" w:cs="Rubik"/>
                <w:color w:val="000000"/>
                <w:lang w:val="en-US" w:eastAsia="pt-BR"/>
              </w:rPr>
            </w:pPr>
            <w:r w:rsidRPr="00241810">
              <w:rPr>
                <w:rFonts w:ascii="Rubik" w:eastAsia="Times New Roman" w:hAnsi="Rubik" w:cs="Rubik"/>
                <w:color w:val="000000"/>
                <w:lang w:val="en-US" w:eastAsia="pt-BR"/>
              </w:rPr>
              <w:t>functional group (small protists, large protists, mixotrophs)</w:t>
            </w:r>
          </w:p>
        </w:tc>
      </w:tr>
      <w:tr w:rsidR="00F300AD" w:rsidRPr="00241810" w14:paraId="1AC916D7" w14:textId="77777777" w:rsidTr="00F300AD">
        <w:trPr>
          <w:trHeight w:val="348"/>
        </w:trPr>
        <w:tc>
          <w:tcPr>
            <w:tcW w:w="1204" w:type="dxa"/>
            <w:shd w:val="clear" w:color="auto" w:fill="auto"/>
            <w:noWrap/>
            <w:vAlign w:val="bottom"/>
            <w:hideMark/>
          </w:tcPr>
          <w:p w14:paraId="3212CB3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trunk</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xylem</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density</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160BBAE7"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food</w:t>
            </w:r>
          </w:p>
        </w:tc>
        <w:tc>
          <w:tcPr>
            <w:tcW w:w="1084" w:type="dxa"/>
            <w:shd w:val="clear" w:color="auto" w:fill="auto"/>
            <w:noWrap/>
            <w:vAlign w:val="bottom"/>
            <w:hideMark/>
          </w:tcPr>
          <w:p w14:paraId="5B0DFE4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specializat</w:t>
            </w:r>
            <w:proofErr w:type="spellEnd"/>
            <w:r w:rsidRPr="00241810">
              <w:rPr>
                <w:rFonts w:ascii="Rubik" w:eastAsia="Times New Roman" w:hAnsi="Rubik" w:cs="Rubik"/>
                <w:color w:val="000000"/>
                <w:lang w:val="pt-BR" w:eastAsia="pt-BR"/>
              </w:rPr>
              <w:t>*</w:t>
            </w:r>
          </w:p>
        </w:tc>
        <w:tc>
          <w:tcPr>
            <w:tcW w:w="1070" w:type="dxa"/>
            <w:shd w:val="clear" w:color="auto" w:fill="auto"/>
            <w:noWrap/>
            <w:vAlign w:val="bottom"/>
            <w:hideMark/>
          </w:tcPr>
          <w:p w14:paraId="42E15CE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heigh</w:t>
            </w:r>
            <w:proofErr w:type="spellEnd"/>
          </w:p>
        </w:tc>
        <w:tc>
          <w:tcPr>
            <w:tcW w:w="1578" w:type="dxa"/>
            <w:shd w:val="clear" w:color="auto" w:fill="auto"/>
            <w:noWrap/>
            <w:vAlign w:val="bottom"/>
            <w:hideMark/>
          </w:tcPr>
          <w:p w14:paraId="5AB726E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life</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3F5D0D5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balloning</w:t>
            </w:r>
            <w:proofErr w:type="spellEnd"/>
          </w:p>
        </w:tc>
        <w:tc>
          <w:tcPr>
            <w:tcW w:w="1437" w:type="dxa"/>
            <w:shd w:val="clear" w:color="auto" w:fill="auto"/>
            <w:noWrap/>
            <w:vAlign w:val="bottom"/>
            <w:hideMark/>
          </w:tcPr>
          <w:p w14:paraId="6FD69C9F"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color</w:t>
            </w:r>
          </w:p>
        </w:tc>
        <w:tc>
          <w:tcPr>
            <w:tcW w:w="1170" w:type="dxa"/>
            <w:shd w:val="clear" w:color="auto" w:fill="auto"/>
            <w:noWrap/>
            <w:vAlign w:val="bottom"/>
            <w:hideMark/>
          </w:tcPr>
          <w:p w14:paraId="174378E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conservation</w:t>
            </w:r>
            <w:proofErr w:type="spellEnd"/>
            <w:r w:rsidRPr="00241810">
              <w:rPr>
                <w:rFonts w:ascii="Rubik" w:eastAsia="Times New Roman" w:hAnsi="Rubik" w:cs="Rubik"/>
                <w:color w:val="000000"/>
                <w:lang w:val="pt-BR" w:eastAsia="pt-BR"/>
              </w:rPr>
              <w:t xml:space="preserve"> status</w:t>
            </w:r>
          </w:p>
        </w:tc>
        <w:tc>
          <w:tcPr>
            <w:tcW w:w="1152" w:type="dxa"/>
            <w:shd w:val="clear" w:color="auto" w:fill="auto"/>
            <w:noWrap/>
            <w:vAlign w:val="bottom"/>
            <w:hideMark/>
          </w:tcPr>
          <w:p w14:paraId="1282C4A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flower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visitor</w:t>
            </w:r>
            <w:proofErr w:type="spellEnd"/>
          </w:p>
        </w:tc>
        <w:tc>
          <w:tcPr>
            <w:tcW w:w="994" w:type="dxa"/>
            <w:shd w:val="clear" w:color="auto" w:fill="auto"/>
            <w:noWrap/>
            <w:vAlign w:val="bottom"/>
            <w:hideMark/>
          </w:tcPr>
          <w:p w14:paraId="3DBE5EF5"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escape*</w:t>
            </w:r>
          </w:p>
        </w:tc>
        <w:tc>
          <w:tcPr>
            <w:tcW w:w="934" w:type="dxa"/>
            <w:shd w:val="clear" w:color="auto" w:fill="auto"/>
            <w:noWrap/>
            <w:vAlign w:val="bottom"/>
            <w:hideMark/>
          </w:tcPr>
          <w:p w14:paraId="4B4DAA4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hunting</w:t>
            </w:r>
            <w:proofErr w:type="spellEnd"/>
            <w:r w:rsidRPr="00241810">
              <w:rPr>
                <w:rFonts w:ascii="Rubik" w:eastAsia="Times New Roman" w:hAnsi="Rubik" w:cs="Rubik"/>
                <w:color w:val="000000"/>
                <w:lang w:val="pt-BR" w:eastAsia="pt-BR"/>
              </w:rPr>
              <w:t>*</w:t>
            </w:r>
          </w:p>
        </w:tc>
        <w:tc>
          <w:tcPr>
            <w:tcW w:w="1125" w:type="dxa"/>
            <w:shd w:val="clear" w:color="auto" w:fill="auto"/>
            <w:noWrap/>
            <w:vAlign w:val="bottom"/>
            <w:hideMark/>
          </w:tcPr>
          <w:p w14:paraId="7D8963D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market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value</w:t>
            </w:r>
            <w:proofErr w:type="spellEnd"/>
          </w:p>
        </w:tc>
      </w:tr>
      <w:tr w:rsidR="00F300AD" w:rsidRPr="00241810" w14:paraId="6914C464" w14:textId="77777777" w:rsidTr="00F300AD">
        <w:trPr>
          <w:trHeight w:val="348"/>
        </w:trPr>
        <w:tc>
          <w:tcPr>
            <w:tcW w:w="1204" w:type="dxa"/>
            <w:shd w:val="clear" w:color="auto" w:fill="auto"/>
            <w:noWrap/>
            <w:vAlign w:val="bottom"/>
            <w:hideMark/>
          </w:tcPr>
          <w:p w14:paraId="2F7DEBD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leaf</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0CCD06E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guild</w:t>
            </w:r>
            <w:proofErr w:type="spellEnd"/>
          </w:p>
        </w:tc>
        <w:tc>
          <w:tcPr>
            <w:tcW w:w="1084" w:type="dxa"/>
            <w:shd w:val="clear" w:color="auto" w:fill="auto"/>
            <w:noWrap/>
            <w:vAlign w:val="bottom"/>
            <w:hideMark/>
          </w:tcPr>
          <w:p w14:paraId="308F5C9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strata</w:t>
            </w:r>
            <w:proofErr w:type="spellEnd"/>
          </w:p>
        </w:tc>
        <w:tc>
          <w:tcPr>
            <w:tcW w:w="1070" w:type="dxa"/>
            <w:shd w:val="clear" w:color="auto" w:fill="auto"/>
            <w:noWrap/>
            <w:vAlign w:val="bottom"/>
            <w:hideMark/>
          </w:tcPr>
          <w:p w14:paraId="06DF999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mass</w:t>
            </w:r>
            <w:proofErr w:type="spellEnd"/>
          </w:p>
        </w:tc>
        <w:tc>
          <w:tcPr>
            <w:tcW w:w="1578" w:type="dxa"/>
            <w:shd w:val="clear" w:color="auto" w:fill="auto"/>
            <w:noWrap/>
            <w:vAlign w:val="bottom"/>
            <w:hideMark/>
          </w:tcPr>
          <w:p w14:paraId="4B14316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reproductive</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60B8772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ballooning</w:t>
            </w:r>
            <w:proofErr w:type="spellEnd"/>
          </w:p>
        </w:tc>
        <w:tc>
          <w:tcPr>
            <w:tcW w:w="1437" w:type="dxa"/>
            <w:shd w:val="clear" w:color="auto" w:fill="auto"/>
            <w:noWrap/>
            <w:vAlign w:val="bottom"/>
            <w:hideMark/>
          </w:tcPr>
          <w:p w14:paraId="1FBF6C6F"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color</w:t>
            </w:r>
          </w:p>
        </w:tc>
        <w:tc>
          <w:tcPr>
            <w:tcW w:w="1170" w:type="dxa"/>
            <w:shd w:val="clear" w:color="auto" w:fill="auto"/>
            <w:noWrap/>
            <w:vAlign w:val="bottom"/>
            <w:hideMark/>
          </w:tcPr>
          <w:p w14:paraId="0DAF955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origin</w:t>
            </w:r>
            <w:proofErr w:type="spellEnd"/>
          </w:p>
        </w:tc>
        <w:tc>
          <w:tcPr>
            <w:tcW w:w="1152" w:type="dxa"/>
            <w:shd w:val="clear" w:color="auto" w:fill="auto"/>
            <w:noWrap/>
            <w:vAlign w:val="bottom"/>
            <w:hideMark/>
          </w:tcPr>
          <w:p w14:paraId="2400511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flowering</w:t>
            </w:r>
            <w:proofErr w:type="spellEnd"/>
          </w:p>
        </w:tc>
        <w:tc>
          <w:tcPr>
            <w:tcW w:w="994" w:type="dxa"/>
            <w:shd w:val="clear" w:color="auto" w:fill="auto"/>
            <w:noWrap/>
            <w:vAlign w:val="bottom"/>
            <w:hideMark/>
          </w:tcPr>
          <w:p w14:paraId="3B32D0B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diurnal</w:t>
            </w:r>
            <w:proofErr w:type="spellEnd"/>
          </w:p>
        </w:tc>
        <w:tc>
          <w:tcPr>
            <w:tcW w:w="934" w:type="dxa"/>
            <w:shd w:val="clear" w:color="auto" w:fill="auto"/>
            <w:noWrap/>
            <w:vAlign w:val="bottom"/>
            <w:hideMark/>
          </w:tcPr>
          <w:p w14:paraId="277CF62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prey</w:t>
            </w:r>
            <w:proofErr w:type="spellEnd"/>
            <w:r w:rsidRPr="00241810">
              <w:rPr>
                <w:rFonts w:ascii="Rubik" w:eastAsia="Times New Roman" w:hAnsi="Rubik" w:cs="Rubik"/>
                <w:color w:val="000000"/>
                <w:lang w:val="pt-BR" w:eastAsia="pt-BR"/>
              </w:rPr>
              <w:t xml:space="preserve"> capture*</w:t>
            </w:r>
          </w:p>
        </w:tc>
        <w:tc>
          <w:tcPr>
            <w:tcW w:w="1125" w:type="dxa"/>
            <w:shd w:val="clear" w:color="auto" w:fill="auto"/>
            <w:noWrap/>
            <w:vAlign w:val="bottom"/>
            <w:hideMark/>
          </w:tcPr>
          <w:p w14:paraId="7FFB5C6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current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preference</w:t>
            </w:r>
            <w:proofErr w:type="spellEnd"/>
          </w:p>
        </w:tc>
      </w:tr>
      <w:tr w:rsidR="00F300AD" w:rsidRPr="00241810" w14:paraId="1B4E8327" w14:textId="77777777" w:rsidTr="00F300AD">
        <w:trPr>
          <w:trHeight w:val="348"/>
        </w:trPr>
        <w:tc>
          <w:tcPr>
            <w:tcW w:w="1204" w:type="dxa"/>
            <w:shd w:val="clear" w:color="auto" w:fill="auto"/>
            <w:noWrap/>
            <w:vAlign w:val="bottom"/>
            <w:hideMark/>
          </w:tcPr>
          <w:p w14:paraId="5CBF1C99"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foliar</w:t>
            </w:r>
          </w:p>
        </w:tc>
        <w:tc>
          <w:tcPr>
            <w:tcW w:w="1345" w:type="dxa"/>
            <w:shd w:val="clear" w:color="auto" w:fill="auto"/>
            <w:noWrap/>
            <w:vAlign w:val="bottom"/>
            <w:hideMark/>
          </w:tcPr>
          <w:p w14:paraId="2AB9057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trophic</w:t>
            </w:r>
            <w:proofErr w:type="spellEnd"/>
          </w:p>
        </w:tc>
        <w:tc>
          <w:tcPr>
            <w:tcW w:w="1084" w:type="dxa"/>
            <w:shd w:val="clear" w:color="auto" w:fill="auto"/>
            <w:noWrap/>
            <w:vAlign w:val="bottom"/>
            <w:hideMark/>
          </w:tcPr>
          <w:p w14:paraId="171408BE"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light*</w:t>
            </w:r>
          </w:p>
        </w:tc>
        <w:tc>
          <w:tcPr>
            <w:tcW w:w="1070" w:type="dxa"/>
            <w:shd w:val="clear" w:color="auto" w:fill="auto"/>
            <w:noWrap/>
            <w:vAlign w:val="bottom"/>
            <w:hideMark/>
          </w:tcPr>
          <w:p w14:paraId="76A01851"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basal </w:t>
            </w:r>
            <w:proofErr w:type="spellStart"/>
            <w:r w:rsidRPr="00241810">
              <w:rPr>
                <w:rFonts w:ascii="Rubik" w:eastAsia="Times New Roman" w:hAnsi="Rubik" w:cs="Rubik"/>
                <w:color w:val="000000"/>
                <w:lang w:val="pt-BR" w:eastAsia="pt-BR"/>
              </w:rPr>
              <w:t>area</w:t>
            </w:r>
            <w:proofErr w:type="spellEnd"/>
          </w:p>
        </w:tc>
        <w:tc>
          <w:tcPr>
            <w:tcW w:w="1578" w:type="dxa"/>
            <w:shd w:val="clear" w:color="auto" w:fill="auto"/>
            <w:noWrap/>
            <w:vAlign w:val="bottom"/>
            <w:hideMark/>
          </w:tcPr>
          <w:p w14:paraId="76D1DD9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asexual</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6C2E3DD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walk</w:t>
            </w:r>
            <w:proofErr w:type="spellEnd"/>
            <w:r w:rsidRPr="00241810">
              <w:rPr>
                <w:rFonts w:ascii="Rubik" w:eastAsia="Times New Roman" w:hAnsi="Rubik" w:cs="Rubik"/>
                <w:color w:val="000000"/>
                <w:lang w:val="pt-BR" w:eastAsia="pt-BR"/>
              </w:rPr>
              <w:t>*</w:t>
            </w:r>
          </w:p>
        </w:tc>
        <w:tc>
          <w:tcPr>
            <w:tcW w:w="1437" w:type="dxa"/>
            <w:shd w:val="clear" w:color="auto" w:fill="auto"/>
            <w:noWrap/>
            <w:vAlign w:val="bottom"/>
            <w:hideMark/>
          </w:tcPr>
          <w:p w14:paraId="45087C6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defence</w:t>
            </w:r>
            <w:proofErr w:type="spellEnd"/>
          </w:p>
        </w:tc>
        <w:tc>
          <w:tcPr>
            <w:tcW w:w="1170" w:type="dxa"/>
            <w:shd w:val="clear" w:color="auto" w:fill="auto"/>
            <w:noWrap/>
            <w:vAlign w:val="bottom"/>
            <w:hideMark/>
          </w:tcPr>
          <w:p w14:paraId="7198BCD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invasibility</w:t>
            </w:r>
            <w:proofErr w:type="spellEnd"/>
          </w:p>
        </w:tc>
        <w:tc>
          <w:tcPr>
            <w:tcW w:w="1152" w:type="dxa"/>
            <w:shd w:val="clear" w:color="auto" w:fill="auto"/>
            <w:noWrap/>
            <w:vAlign w:val="bottom"/>
            <w:hideMark/>
          </w:tcPr>
          <w:p w14:paraId="0B91DDB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pollinat</w:t>
            </w:r>
            <w:proofErr w:type="spellEnd"/>
            <w:r w:rsidRPr="00241810">
              <w:rPr>
                <w:rFonts w:ascii="Rubik" w:eastAsia="Times New Roman" w:hAnsi="Rubik" w:cs="Rubik"/>
                <w:color w:val="000000"/>
                <w:lang w:val="pt-BR" w:eastAsia="pt-BR"/>
              </w:rPr>
              <w:t>*</w:t>
            </w:r>
          </w:p>
        </w:tc>
        <w:tc>
          <w:tcPr>
            <w:tcW w:w="994" w:type="dxa"/>
            <w:shd w:val="clear" w:color="auto" w:fill="auto"/>
            <w:noWrap/>
            <w:vAlign w:val="bottom"/>
            <w:hideMark/>
          </w:tcPr>
          <w:p w14:paraId="75F2E21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mean</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laying</w:t>
            </w:r>
            <w:proofErr w:type="spellEnd"/>
            <w:r w:rsidRPr="00241810">
              <w:rPr>
                <w:rFonts w:ascii="Rubik" w:eastAsia="Times New Roman" w:hAnsi="Rubik" w:cs="Rubik"/>
                <w:color w:val="000000"/>
                <w:lang w:val="pt-BR" w:eastAsia="pt-BR"/>
              </w:rPr>
              <w:t xml:space="preserve"> date</w:t>
            </w:r>
          </w:p>
        </w:tc>
        <w:tc>
          <w:tcPr>
            <w:tcW w:w="934" w:type="dxa"/>
            <w:shd w:val="clear" w:color="auto" w:fill="auto"/>
            <w:noWrap/>
            <w:vAlign w:val="bottom"/>
            <w:hideMark/>
          </w:tcPr>
          <w:p w14:paraId="01D8397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eye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width</w:t>
            </w:r>
            <w:proofErr w:type="spellEnd"/>
          </w:p>
        </w:tc>
        <w:tc>
          <w:tcPr>
            <w:tcW w:w="1125" w:type="dxa"/>
            <w:shd w:val="clear" w:color="auto" w:fill="auto"/>
            <w:noWrap/>
            <w:vAlign w:val="bottom"/>
            <w:hideMark/>
          </w:tcPr>
          <w:p w14:paraId="5F214B3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ecological</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strategy</w:t>
            </w:r>
            <w:proofErr w:type="spellEnd"/>
          </w:p>
        </w:tc>
      </w:tr>
      <w:tr w:rsidR="00F300AD" w:rsidRPr="00241810" w14:paraId="2B5CB493" w14:textId="77777777" w:rsidTr="00F300AD">
        <w:trPr>
          <w:trHeight w:val="348"/>
        </w:trPr>
        <w:tc>
          <w:tcPr>
            <w:tcW w:w="1204" w:type="dxa"/>
            <w:shd w:val="clear" w:color="auto" w:fill="auto"/>
            <w:noWrap/>
            <w:vAlign w:val="bottom"/>
            <w:hideMark/>
          </w:tcPr>
          <w:p w14:paraId="2E0A2C5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temperature</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5752B4E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herbivores</w:t>
            </w:r>
            <w:proofErr w:type="spellEnd"/>
          </w:p>
        </w:tc>
        <w:tc>
          <w:tcPr>
            <w:tcW w:w="1084" w:type="dxa"/>
            <w:shd w:val="clear" w:color="auto" w:fill="auto"/>
            <w:noWrap/>
            <w:vAlign w:val="bottom"/>
            <w:hideMark/>
          </w:tcPr>
          <w:p w14:paraId="1AF3ED5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stratum</w:t>
            </w:r>
            <w:proofErr w:type="spellEnd"/>
          </w:p>
        </w:tc>
        <w:tc>
          <w:tcPr>
            <w:tcW w:w="1070" w:type="dxa"/>
            <w:shd w:val="clear" w:color="auto" w:fill="auto"/>
            <w:noWrap/>
            <w:vAlign w:val="bottom"/>
            <w:hideMark/>
          </w:tcPr>
          <w:p w14:paraId="1AE43AF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volum</w:t>
            </w:r>
            <w:proofErr w:type="spellEnd"/>
            <w:r w:rsidRPr="00241810">
              <w:rPr>
                <w:rFonts w:ascii="Rubik" w:eastAsia="Times New Roman" w:hAnsi="Rubik" w:cs="Rubik"/>
                <w:color w:val="000000"/>
                <w:lang w:val="pt-BR" w:eastAsia="pt-BR"/>
              </w:rPr>
              <w:t>*</w:t>
            </w:r>
          </w:p>
        </w:tc>
        <w:tc>
          <w:tcPr>
            <w:tcW w:w="1578" w:type="dxa"/>
            <w:shd w:val="clear" w:color="auto" w:fill="auto"/>
            <w:noWrap/>
            <w:vAlign w:val="bottom"/>
            <w:hideMark/>
          </w:tcPr>
          <w:p w14:paraId="40B7810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prothallus</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5ADCEAB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locomotion</w:t>
            </w:r>
            <w:proofErr w:type="spellEnd"/>
          </w:p>
        </w:tc>
        <w:tc>
          <w:tcPr>
            <w:tcW w:w="1437" w:type="dxa"/>
            <w:shd w:val="clear" w:color="auto" w:fill="auto"/>
            <w:noWrap/>
            <w:vAlign w:val="bottom"/>
            <w:hideMark/>
          </w:tcPr>
          <w:p w14:paraId="68244E4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palatability</w:t>
            </w:r>
            <w:proofErr w:type="spellEnd"/>
          </w:p>
        </w:tc>
        <w:tc>
          <w:tcPr>
            <w:tcW w:w="1170" w:type="dxa"/>
            <w:shd w:val="clear" w:color="auto" w:fill="auto"/>
            <w:noWrap/>
            <w:vAlign w:val="bottom"/>
            <w:hideMark/>
          </w:tcPr>
          <w:p w14:paraId="53DC130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endemism</w:t>
            </w:r>
            <w:proofErr w:type="spellEnd"/>
          </w:p>
        </w:tc>
        <w:tc>
          <w:tcPr>
            <w:tcW w:w="1152" w:type="dxa"/>
            <w:shd w:val="clear" w:color="auto" w:fill="auto"/>
            <w:noWrap/>
            <w:vAlign w:val="bottom"/>
            <w:hideMark/>
          </w:tcPr>
          <w:p w14:paraId="3CD2921D"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social </w:t>
            </w:r>
            <w:proofErr w:type="spellStart"/>
            <w:r w:rsidRPr="00241810">
              <w:rPr>
                <w:rFonts w:ascii="Rubik" w:eastAsia="Times New Roman" w:hAnsi="Rubik" w:cs="Rubik"/>
                <w:color w:val="000000"/>
                <w:lang w:val="pt-BR" w:eastAsia="pt-BR"/>
              </w:rPr>
              <w:t>organization</w:t>
            </w:r>
            <w:proofErr w:type="spellEnd"/>
          </w:p>
        </w:tc>
        <w:tc>
          <w:tcPr>
            <w:tcW w:w="994" w:type="dxa"/>
            <w:shd w:val="clear" w:color="auto" w:fill="auto"/>
            <w:noWrap/>
            <w:vAlign w:val="bottom"/>
            <w:hideMark/>
          </w:tcPr>
          <w:p w14:paraId="753C409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active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period</w:t>
            </w:r>
            <w:proofErr w:type="spellEnd"/>
          </w:p>
        </w:tc>
        <w:tc>
          <w:tcPr>
            <w:tcW w:w="934" w:type="dxa"/>
            <w:shd w:val="clear" w:color="auto" w:fill="auto"/>
            <w:noWrap/>
            <w:vAlign w:val="bottom"/>
            <w:hideMark/>
          </w:tcPr>
          <w:p w14:paraId="2385F94F"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visual </w:t>
            </w:r>
            <w:proofErr w:type="spellStart"/>
            <w:r w:rsidRPr="00241810">
              <w:rPr>
                <w:rFonts w:ascii="Rubik" w:eastAsia="Times New Roman" w:hAnsi="Rubik" w:cs="Rubik"/>
                <w:color w:val="000000"/>
                <w:lang w:val="pt-BR" w:eastAsia="pt-BR"/>
              </w:rPr>
              <w:t>acuity</w:t>
            </w:r>
            <w:proofErr w:type="spellEnd"/>
          </w:p>
        </w:tc>
        <w:tc>
          <w:tcPr>
            <w:tcW w:w="1125" w:type="dxa"/>
            <w:shd w:val="clear" w:color="auto" w:fill="auto"/>
            <w:noWrap/>
            <w:vAlign w:val="bottom"/>
            <w:hideMark/>
          </w:tcPr>
          <w:p w14:paraId="65B9FE46"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taxa classes</w:t>
            </w:r>
          </w:p>
        </w:tc>
      </w:tr>
      <w:tr w:rsidR="00F300AD" w:rsidRPr="00241810" w14:paraId="1125D1B0" w14:textId="77777777" w:rsidTr="00F300AD">
        <w:trPr>
          <w:trHeight w:val="348"/>
        </w:trPr>
        <w:tc>
          <w:tcPr>
            <w:tcW w:w="1204" w:type="dxa"/>
            <w:shd w:val="clear" w:color="auto" w:fill="auto"/>
            <w:noWrap/>
            <w:vAlign w:val="bottom"/>
            <w:hideMark/>
          </w:tcPr>
          <w:p w14:paraId="1E882985"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w:t>
            </w:r>
            <w:proofErr w:type="spellStart"/>
            <w:r w:rsidRPr="00241810">
              <w:rPr>
                <w:rFonts w:ascii="Rubik" w:eastAsia="Times New Roman" w:hAnsi="Rubik" w:cs="Rubik"/>
                <w:color w:val="000000"/>
                <w:lang w:val="pt-BR" w:eastAsia="pt-BR"/>
              </w:rPr>
              <w:t>thermal</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68AD9D0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hypsodonty</w:t>
            </w:r>
            <w:proofErr w:type="spellEnd"/>
          </w:p>
        </w:tc>
        <w:tc>
          <w:tcPr>
            <w:tcW w:w="1084" w:type="dxa"/>
            <w:shd w:val="clear" w:color="auto" w:fill="auto"/>
            <w:noWrap/>
            <w:vAlign w:val="bottom"/>
            <w:hideMark/>
          </w:tcPr>
          <w:p w14:paraId="676EA50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soil</w:t>
            </w:r>
            <w:proofErr w:type="spellEnd"/>
            <w:r w:rsidRPr="00241810">
              <w:rPr>
                <w:rFonts w:ascii="Rubik" w:eastAsia="Times New Roman" w:hAnsi="Rubik" w:cs="Rubik"/>
                <w:color w:val="000000"/>
                <w:lang w:val="pt-BR" w:eastAsia="pt-BR"/>
              </w:rPr>
              <w:t xml:space="preserve"> position</w:t>
            </w:r>
          </w:p>
        </w:tc>
        <w:tc>
          <w:tcPr>
            <w:tcW w:w="1070" w:type="dxa"/>
            <w:shd w:val="clear" w:color="auto" w:fill="auto"/>
            <w:noWrap/>
            <w:vAlign w:val="bottom"/>
            <w:hideMark/>
          </w:tcPr>
          <w:p w14:paraId="1ABD1AC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length</w:t>
            </w:r>
            <w:proofErr w:type="spellEnd"/>
          </w:p>
        </w:tc>
        <w:tc>
          <w:tcPr>
            <w:tcW w:w="1578" w:type="dxa"/>
            <w:shd w:val="clear" w:color="auto" w:fill="auto"/>
            <w:noWrap/>
            <w:vAlign w:val="bottom"/>
            <w:hideMark/>
          </w:tcPr>
          <w:p w14:paraId="63B981C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spore</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5EB4E405"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w:t>
            </w:r>
            <w:proofErr w:type="spellStart"/>
            <w:r w:rsidRPr="00241810">
              <w:rPr>
                <w:rFonts w:ascii="Rubik" w:eastAsia="Times New Roman" w:hAnsi="Rubik" w:cs="Rubik"/>
                <w:color w:val="000000"/>
                <w:lang w:val="pt-BR" w:eastAsia="pt-BR"/>
              </w:rPr>
              <w:t>chorous</w:t>
            </w:r>
            <w:proofErr w:type="spellEnd"/>
          </w:p>
        </w:tc>
        <w:tc>
          <w:tcPr>
            <w:tcW w:w="1437" w:type="dxa"/>
            <w:shd w:val="clear" w:color="auto" w:fill="auto"/>
            <w:noWrap/>
            <w:vAlign w:val="bottom"/>
            <w:hideMark/>
          </w:tcPr>
          <w:p w14:paraId="5C9C722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trichome</w:t>
            </w:r>
            <w:proofErr w:type="spellEnd"/>
          </w:p>
        </w:tc>
        <w:tc>
          <w:tcPr>
            <w:tcW w:w="1170" w:type="dxa"/>
            <w:shd w:val="clear" w:color="auto" w:fill="auto"/>
            <w:noWrap/>
            <w:vAlign w:val="bottom"/>
            <w:hideMark/>
          </w:tcPr>
          <w:p w14:paraId="78D40FF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rarity</w:t>
            </w:r>
            <w:proofErr w:type="spellEnd"/>
          </w:p>
        </w:tc>
        <w:tc>
          <w:tcPr>
            <w:tcW w:w="1152" w:type="dxa"/>
            <w:shd w:val="clear" w:color="auto" w:fill="auto"/>
            <w:noWrap/>
            <w:vAlign w:val="bottom"/>
            <w:hideMark/>
          </w:tcPr>
          <w:p w14:paraId="7A747F3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pollen</w:t>
            </w:r>
            <w:proofErr w:type="spellEnd"/>
          </w:p>
        </w:tc>
        <w:tc>
          <w:tcPr>
            <w:tcW w:w="1929" w:type="dxa"/>
            <w:gridSpan w:val="2"/>
            <w:shd w:val="clear" w:color="auto" w:fill="auto"/>
            <w:noWrap/>
            <w:vAlign w:val="bottom"/>
            <w:hideMark/>
          </w:tcPr>
          <w:p w14:paraId="62416C1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adult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active</w:t>
            </w:r>
            <w:proofErr w:type="spellEnd"/>
          </w:p>
        </w:tc>
        <w:tc>
          <w:tcPr>
            <w:tcW w:w="1125" w:type="dxa"/>
            <w:shd w:val="clear" w:color="auto" w:fill="auto"/>
            <w:noWrap/>
            <w:vAlign w:val="bottom"/>
            <w:hideMark/>
          </w:tcPr>
          <w:p w14:paraId="02DDC6F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plant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type</w:t>
            </w:r>
            <w:proofErr w:type="spellEnd"/>
          </w:p>
        </w:tc>
      </w:tr>
      <w:tr w:rsidR="00F300AD" w:rsidRPr="00241810" w14:paraId="6C5E3491" w14:textId="77777777" w:rsidTr="00F300AD">
        <w:trPr>
          <w:trHeight w:val="348"/>
        </w:trPr>
        <w:tc>
          <w:tcPr>
            <w:tcW w:w="1204" w:type="dxa"/>
            <w:shd w:val="clear" w:color="auto" w:fill="auto"/>
            <w:noWrap/>
            <w:vAlign w:val="bottom"/>
            <w:hideMark/>
          </w:tcPr>
          <w:p w14:paraId="72EA010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metabolism</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1635CA2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predators</w:t>
            </w:r>
            <w:proofErr w:type="spellEnd"/>
          </w:p>
        </w:tc>
        <w:tc>
          <w:tcPr>
            <w:tcW w:w="1084" w:type="dxa"/>
            <w:shd w:val="clear" w:color="auto" w:fill="auto"/>
            <w:noWrap/>
            <w:vAlign w:val="bottom"/>
            <w:hideMark/>
          </w:tcPr>
          <w:p w14:paraId="2898E99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disturbance</w:t>
            </w:r>
            <w:proofErr w:type="spellEnd"/>
          </w:p>
        </w:tc>
        <w:tc>
          <w:tcPr>
            <w:tcW w:w="1070" w:type="dxa"/>
            <w:shd w:val="clear" w:color="auto" w:fill="auto"/>
            <w:noWrap/>
            <w:vAlign w:val="bottom"/>
            <w:hideMark/>
          </w:tcPr>
          <w:p w14:paraId="0D466B9A"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body </w:t>
            </w:r>
            <w:proofErr w:type="spellStart"/>
            <w:r w:rsidRPr="00241810">
              <w:rPr>
                <w:rFonts w:ascii="Rubik" w:eastAsia="Times New Roman" w:hAnsi="Rubik" w:cs="Rubik"/>
                <w:color w:val="000000"/>
                <w:lang w:val="pt-BR" w:eastAsia="pt-BR"/>
              </w:rPr>
              <w:t>ratio</w:t>
            </w:r>
            <w:proofErr w:type="spellEnd"/>
          </w:p>
        </w:tc>
        <w:tc>
          <w:tcPr>
            <w:tcW w:w="1578" w:type="dxa"/>
            <w:shd w:val="clear" w:color="auto" w:fill="auto"/>
            <w:noWrap/>
            <w:vAlign w:val="bottom"/>
            <w:hideMark/>
          </w:tcPr>
          <w:p w14:paraId="619A9E5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fecundity</w:t>
            </w:r>
            <w:proofErr w:type="spellEnd"/>
          </w:p>
        </w:tc>
        <w:tc>
          <w:tcPr>
            <w:tcW w:w="1023" w:type="dxa"/>
            <w:shd w:val="clear" w:color="auto" w:fill="auto"/>
            <w:noWrap/>
            <w:vAlign w:val="bottom"/>
            <w:hideMark/>
          </w:tcPr>
          <w:p w14:paraId="03B8DCE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conidia</w:t>
            </w:r>
            <w:proofErr w:type="spellEnd"/>
          </w:p>
        </w:tc>
        <w:tc>
          <w:tcPr>
            <w:tcW w:w="1437" w:type="dxa"/>
            <w:shd w:val="clear" w:color="auto" w:fill="auto"/>
            <w:noWrap/>
            <w:vAlign w:val="bottom"/>
            <w:hideMark/>
          </w:tcPr>
          <w:p w14:paraId="65FE477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spine</w:t>
            </w:r>
            <w:proofErr w:type="spellEnd"/>
          </w:p>
        </w:tc>
        <w:tc>
          <w:tcPr>
            <w:tcW w:w="1170" w:type="dxa"/>
            <w:shd w:val="clear" w:color="auto" w:fill="auto"/>
            <w:noWrap/>
            <w:vAlign w:val="bottom"/>
            <w:hideMark/>
          </w:tcPr>
          <w:p w14:paraId="670905C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native</w:t>
            </w:r>
            <w:proofErr w:type="spellEnd"/>
          </w:p>
        </w:tc>
        <w:tc>
          <w:tcPr>
            <w:tcW w:w="2147" w:type="dxa"/>
            <w:gridSpan w:val="2"/>
            <w:shd w:val="clear" w:color="auto" w:fill="auto"/>
            <w:noWrap/>
            <w:vAlign w:val="bottom"/>
            <w:hideMark/>
          </w:tcPr>
          <w:p w14:paraId="6030C50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number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of</w:t>
            </w:r>
            <w:proofErr w:type="spellEnd"/>
            <w:r w:rsidRPr="00241810">
              <w:rPr>
                <w:rFonts w:ascii="Rubik" w:eastAsia="Times New Roman" w:hAnsi="Rubik" w:cs="Rubik"/>
                <w:color w:val="000000"/>
                <w:lang w:val="pt-BR" w:eastAsia="pt-BR"/>
              </w:rPr>
              <w:t xml:space="preserve"> queens</w:t>
            </w:r>
          </w:p>
        </w:tc>
        <w:tc>
          <w:tcPr>
            <w:tcW w:w="934" w:type="dxa"/>
            <w:shd w:val="clear" w:color="auto" w:fill="auto"/>
            <w:noWrap/>
            <w:vAlign w:val="bottom"/>
            <w:hideMark/>
          </w:tcPr>
          <w:p w14:paraId="4A031D18" w14:textId="77777777" w:rsidR="00241810" w:rsidRPr="00241810" w:rsidRDefault="00241810" w:rsidP="00241810">
            <w:pPr>
              <w:spacing w:line="240" w:lineRule="auto"/>
              <w:rPr>
                <w:rFonts w:ascii="Rubik" w:eastAsia="Times New Roman" w:hAnsi="Rubik" w:cs="Rubik"/>
                <w:color w:val="000000"/>
                <w:lang w:val="pt-BR" w:eastAsia="pt-BR"/>
              </w:rPr>
            </w:pPr>
          </w:p>
        </w:tc>
        <w:tc>
          <w:tcPr>
            <w:tcW w:w="1125" w:type="dxa"/>
            <w:shd w:val="clear" w:color="auto" w:fill="auto"/>
            <w:noWrap/>
            <w:vAlign w:val="bottom"/>
            <w:hideMark/>
          </w:tcPr>
          <w:p w14:paraId="747FF81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abundance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trends</w:t>
            </w:r>
            <w:proofErr w:type="spellEnd"/>
          </w:p>
        </w:tc>
      </w:tr>
      <w:tr w:rsidR="00F300AD" w:rsidRPr="00241810" w14:paraId="75DF8883" w14:textId="77777777" w:rsidTr="00F300AD">
        <w:trPr>
          <w:trHeight w:val="348"/>
        </w:trPr>
        <w:tc>
          <w:tcPr>
            <w:tcW w:w="1204" w:type="dxa"/>
            <w:shd w:val="clear" w:color="auto" w:fill="auto"/>
            <w:noWrap/>
            <w:vAlign w:val="bottom"/>
            <w:hideMark/>
          </w:tcPr>
          <w:p w14:paraId="75139C2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climatic</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0C5B742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omnivores</w:t>
            </w:r>
            <w:proofErr w:type="spellEnd"/>
          </w:p>
        </w:tc>
        <w:tc>
          <w:tcPr>
            <w:tcW w:w="1084" w:type="dxa"/>
            <w:shd w:val="clear" w:color="auto" w:fill="auto"/>
            <w:noWrap/>
            <w:vAlign w:val="bottom"/>
            <w:hideMark/>
          </w:tcPr>
          <w:p w14:paraId="2B83646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forest</w:t>
            </w:r>
            <w:proofErr w:type="spellEnd"/>
          </w:p>
        </w:tc>
        <w:tc>
          <w:tcPr>
            <w:tcW w:w="1070" w:type="dxa"/>
            <w:shd w:val="clear" w:color="auto" w:fill="auto"/>
            <w:noWrap/>
            <w:vAlign w:val="bottom"/>
            <w:hideMark/>
          </w:tcPr>
          <w:p w14:paraId="6AB02074"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shape</w:t>
            </w:r>
          </w:p>
        </w:tc>
        <w:tc>
          <w:tcPr>
            <w:tcW w:w="1578" w:type="dxa"/>
            <w:shd w:val="clear" w:color="auto" w:fill="auto"/>
            <w:noWrap/>
            <w:vAlign w:val="bottom"/>
            <w:hideMark/>
          </w:tcPr>
          <w:p w14:paraId="01D9FC3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voltinism</w:t>
            </w:r>
            <w:proofErr w:type="spellEnd"/>
          </w:p>
        </w:tc>
        <w:tc>
          <w:tcPr>
            <w:tcW w:w="1023" w:type="dxa"/>
            <w:shd w:val="clear" w:color="auto" w:fill="auto"/>
            <w:noWrap/>
            <w:vAlign w:val="bottom"/>
            <w:hideMark/>
          </w:tcPr>
          <w:p w14:paraId="22AD063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wing</w:t>
            </w:r>
            <w:proofErr w:type="spellEnd"/>
            <w:r w:rsidRPr="00241810">
              <w:rPr>
                <w:rFonts w:ascii="Rubik" w:eastAsia="Times New Roman" w:hAnsi="Rubik" w:cs="Rubik"/>
                <w:color w:val="000000"/>
                <w:lang w:val="pt-BR" w:eastAsia="pt-BR"/>
              </w:rPr>
              <w:t>*</w:t>
            </w:r>
          </w:p>
        </w:tc>
        <w:tc>
          <w:tcPr>
            <w:tcW w:w="1437" w:type="dxa"/>
            <w:shd w:val="clear" w:color="auto" w:fill="auto"/>
            <w:noWrap/>
            <w:vAlign w:val="bottom"/>
            <w:hideMark/>
          </w:tcPr>
          <w:p w14:paraId="62D570E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resistance</w:t>
            </w:r>
            <w:proofErr w:type="spellEnd"/>
          </w:p>
        </w:tc>
        <w:tc>
          <w:tcPr>
            <w:tcW w:w="1170" w:type="dxa"/>
            <w:shd w:val="clear" w:color="auto" w:fill="auto"/>
            <w:noWrap/>
            <w:vAlign w:val="bottom"/>
            <w:hideMark/>
          </w:tcPr>
          <w:p w14:paraId="315A6DB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historic</w:t>
            </w:r>
            <w:proofErr w:type="spellEnd"/>
          </w:p>
        </w:tc>
        <w:tc>
          <w:tcPr>
            <w:tcW w:w="1152" w:type="dxa"/>
            <w:shd w:val="clear" w:color="auto" w:fill="auto"/>
            <w:noWrap/>
            <w:vAlign w:val="bottom"/>
            <w:hideMark/>
          </w:tcPr>
          <w:p w14:paraId="752F1C94" w14:textId="77777777" w:rsidR="00241810" w:rsidRPr="00241810" w:rsidRDefault="00241810" w:rsidP="00241810">
            <w:pPr>
              <w:spacing w:line="240" w:lineRule="auto"/>
              <w:rPr>
                <w:rFonts w:ascii="Rubik" w:eastAsia="Times New Roman" w:hAnsi="Rubik" w:cs="Rubik"/>
                <w:color w:val="000000"/>
                <w:lang w:val="pt-BR" w:eastAsia="pt-BR"/>
              </w:rPr>
            </w:pPr>
          </w:p>
        </w:tc>
        <w:tc>
          <w:tcPr>
            <w:tcW w:w="994" w:type="dxa"/>
            <w:shd w:val="clear" w:color="auto" w:fill="auto"/>
            <w:noWrap/>
            <w:vAlign w:val="bottom"/>
            <w:hideMark/>
          </w:tcPr>
          <w:p w14:paraId="2B684E9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B9B647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736B491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trend</w:t>
            </w:r>
            <w:proofErr w:type="spellEnd"/>
            <w:r w:rsidRPr="00241810">
              <w:rPr>
                <w:rFonts w:ascii="Rubik" w:eastAsia="Times New Roman" w:hAnsi="Rubik" w:cs="Rubik"/>
                <w:color w:val="000000"/>
                <w:lang w:val="pt-BR" w:eastAsia="pt-BR"/>
              </w:rPr>
              <w:t xml:space="preserve"> in </w:t>
            </w:r>
            <w:proofErr w:type="spellStart"/>
            <w:r w:rsidRPr="00241810">
              <w:rPr>
                <w:rFonts w:ascii="Rubik" w:eastAsia="Times New Roman" w:hAnsi="Rubik" w:cs="Rubik"/>
                <w:color w:val="000000"/>
                <w:lang w:val="pt-BR" w:eastAsia="pt-BR"/>
              </w:rPr>
              <w:t>abundance</w:t>
            </w:r>
            <w:proofErr w:type="spellEnd"/>
          </w:p>
        </w:tc>
      </w:tr>
      <w:tr w:rsidR="00F300AD" w:rsidRPr="00241810" w14:paraId="7F97AC59" w14:textId="77777777" w:rsidTr="00F300AD">
        <w:trPr>
          <w:trHeight w:val="348"/>
        </w:trPr>
        <w:tc>
          <w:tcPr>
            <w:tcW w:w="1204" w:type="dxa"/>
            <w:shd w:val="clear" w:color="auto" w:fill="auto"/>
            <w:noWrap/>
            <w:vAlign w:val="bottom"/>
            <w:hideMark/>
          </w:tcPr>
          <w:p w14:paraId="1B84FA5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niche</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57855D2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detritiv</w:t>
            </w:r>
            <w:proofErr w:type="spellEnd"/>
            <w:r w:rsidRPr="00241810">
              <w:rPr>
                <w:rFonts w:ascii="Rubik" w:eastAsia="Times New Roman" w:hAnsi="Rubik" w:cs="Rubik"/>
                <w:color w:val="000000"/>
                <w:lang w:val="pt-BR" w:eastAsia="pt-BR"/>
              </w:rPr>
              <w:t>*</w:t>
            </w:r>
          </w:p>
        </w:tc>
        <w:tc>
          <w:tcPr>
            <w:tcW w:w="1084" w:type="dxa"/>
            <w:shd w:val="clear" w:color="auto" w:fill="auto"/>
            <w:noWrap/>
            <w:vAlign w:val="bottom"/>
            <w:hideMark/>
          </w:tcPr>
          <w:p w14:paraId="3252C6A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aridity</w:t>
            </w:r>
            <w:proofErr w:type="spellEnd"/>
            <w:r w:rsidRPr="00241810">
              <w:rPr>
                <w:rFonts w:ascii="Rubik" w:eastAsia="Times New Roman" w:hAnsi="Rubik" w:cs="Rubik"/>
                <w:color w:val="000000"/>
                <w:lang w:val="pt-BR" w:eastAsia="pt-BR"/>
              </w:rPr>
              <w:t xml:space="preserve"> score</w:t>
            </w:r>
          </w:p>
        </w:tc>
        <w:tc>
          <w:tcPr>
            <w:tcW w:w="1070" w:type="dxa"/>
            <w:shd w:val="clear" w:color="auto" w:fill="auto"/>
            <w:noWrap/>
            <w:vAlign w:val="bottom"/>
            <w:hideMark/>
          </w:tcPr>
          <w:p w14:paraId="2C9BE4B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thallus</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form</w:t>
            </w:r>
            <w:proofErr w:type="spellEnd"/>
          </w:p>
        </w:tc>
        <w:tc>
          <w:tcPr>
            <w:tcW w:w="1578" w:type="dxa"/>
            <w:shd w:val="clear" w:color="auto" w:fill="auto"/>
            <w:noWrap/>
            <w:vAlign w:val="bottom"/>
            <w:hideMark/>
          </w:tcPr>
          <w:p w14:paraId="73A0FC9D"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w:t>
            </w:r>
            <w:proofErr w:type="spellStart"/>
            <w:r w:rsidRPr="00241810">
              <w:rPr>
                <w:rFonts w:ascii="Rubik" w:eastAsia="Times New Roman" w:hAnsi="Rubik" w:cs="Rubik"/>
                <w:color w:val="000000"/>
                <w:lang w:val="pt-BR" w:eastAsia="pt-BR"/>
              </w:rPr>
              <w:t>basidiomes</w:t>
            </w:r>
            <w:proofErr w:type="spellEnd"/>
          </w:p>
        </w:tc>
        <w:tc>
          <w:tcPr>
            <w:tcW w:w="1023" w:type="dxa"/>
            <w:shd w:val="clear" w:color="auto" w:fill="auto"/>
            <w:noWrap/>
            <w:vAlign w:val="bottom"/>
            <w:hideMark/>
          </w:tcPr>
          <w:p w14:paraId="02081A9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mobility</w:t>
            </w:r>
            <w:proofErr w:type="spellEnd"/>
          </w:p>
        </w:tc>
        <w:tc>
          <w:tcPr>
            <w:tcW w:w="1437" w:type="dxa"/>
            <w:shd w:val="clear" w:color="auto" w:fill="auto"/>
            <w:noWrap/>
            <w:vAlign w:val="bottom"/>
            <w:hideMark/>
          </w:tcPr>
          <w:p w14:paraId="0BF0903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mimicry</w:t>
            </w:r>
            <w:proofErr w:type="spellEnd"/>
          </w:p>
        </w:tc>
        <w:tc>
          <w:tcPr>
            <w:tcW w:w="1170" w:type="dxa"/>
            <w:shd w:val="clear" w:color="auto" w:fill="auto"/>
            <w:noWrap/>
            <w:vAlign w:val="bottom"/>
            <w:hideMark/>
          </w:tcPr>
          <w:p w14:paraId="26DA19EE" w14:textId="77777777" w:rsidR="00241810" w:rsidRPr="00241810" w:rsidRDefault="00241810" w:rsidP="00241810">
            <w:pPr>
              <w:spacing w:line="240" w:lineRule="auto"/>
              <w:rPr>
                <w:rFonts w:ascii="Rubik" w:eastAsia="Times New Roman" w:hAnsi="Rubik" w:cs="Rubik"/>
                <w:color w:val="000000"/>
                <w:lang w:val="pt-BR" w:eastAsia="pt-BR"/>
              </w:rPr>
            </w:pPr>
          </w:p>
        </w:tc>
        <w:tc>
          <w:tcPr>
            <w:tcW w:w="1152" w:type="dxa"/>
            <w:shd w:val="clear" w:color="auto" w:fill="auto"/>
            <w:noWrap/>
            <w:vAlign w:val="bottom"/>
            <w:hideMark/>
          </w:tcPr>
          <w:p w14:paraId="1821788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571A6D2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2BDB8FD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12ABCBF"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surface</w:t>
            </w:r>
          </w:p>
        </w:tc>
      </w:tr>
      <w:tr w:rsidR="00F300AD" w:rsidRPr="00241810" w14:paraId="5E8A3766" w14:textId="77777777" w:rsidTr="00F300AD">
        <w:trPr>
          <w:trHeight w:val="348"/>
        </w:trPr>
        <w:tc>
          <w:tcPr>
            <w:tcW w:w="1204" w:type="dxa"/>
            <w:shd w:val="clear" w:color="auto" w:fill="auto"/>
            <w:noWrap/>
            <w:vAlign w:val="bottom"/>
            <w:hideMark/>
          </w:tcPr>
          <w:p w14:paraId="78BBBEA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tolerance</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558EE5D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tooth</w:t>
            </w:r>
            <w:proofErr w:type="spellEnd"/>
            <w:r w:rsidRPr="00241810">
              <w:rPr>
                <w:rFonts w:ascii="Rubik" w:eastAsia="Times New Roman" w:hAnsi="Rubik" w:cs="Rubik"/>
                <w:color w:val="000000"/>
                <w:lang w:val="pt-BR" w:eastAsia="pt-BR"/>
              </w:rPr>
              <w:t>*</w:t>
            </w:r>
          </w:p>
        </w:tc>
        <w:tc>
          <w:tcPr>
            <w:tcW w:w="1084" w:type="dxa"/>
            <w:shd w:val="clear" w:color="auto" w:fill="auto"/>
            <w:noWrap/>
            <w:vAlign w:val="bottom"/>
            <w:hideMark/>
          </w:tcPr>
          <w:p w14:paraId="6615223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brachial</w:t>
            </w:r>
            <w:proofErr w:type="spellEnd"/>
            <w:r w:rsidRPr="00241810">
              <w:rPr>
                <w:rFonts w:ascii="Rubik" w:eastAsia="Times New Roman" w:hAnsi="Rubik" w:cs="Rubik"/>
                <w:color w:val="000000"/>
                <w:lang w:val="pt-BR" w:eastAsia="pt-BR"/>
              </w:rPr>
              <w:t>*</w:t>
            </w:r>
          </w:p>
        </w:tc>
        <w:tc>
          <w:tcPr>
            <w:tcW w:w="1070" w:type="dxa"/>
            <w:shd w:val="clear" w:color="auto" w:fill="auto"/>
            <w:noWrap/>
            <w:vAlign w:val="bottom"/>
            <w:hideMark/>
          </w:tcPr>
          <w:p w14:paraId="53CF0E3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form</w:t>
            </w:r>
            <w:proofErr w:type="spellEnd"/>
          </w:p>
        </w:tc>
        <w:tc>
          <w:tcPr>
            <w:tcW w:w="1578" w:type="dxa"/>
            <w:shd w:val="clear" w:color="auto" w:fill="auto"/>
            <w:noWrap/>
            <w:vAlign w:val="bottom"/>
            <w:hideMark/>
          </w:tcPr>
          <w:p w14:paraId="4960690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ascomata</w:t>
            </w:r>
            <w:proofErr w:type="spellEnd"/>
          </w:p>
        </w:tc>
        <w:tc>
          <w:tcPr>
            <w:tcW w:w="2460" w:type="dxa"/>
            <w:gridSpan w:val="2"/>
            <w:shd w:val="clear" w:color="auto" w:fill="auto"/>
            <w:noWrap/>
            <w:vAlign w:val="bottom"/>
            <w:hideMark/>
          </w:tcPr>
          <w:p w14:paraId="12AB369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dissemination</w:t>
            </w:r>
            <w:proofErr w:type="spellEnd"/>
            <w:r w:rsidRPr="00241810">
              <w:rPr>
                <w:rFonts w:ascii="Rubik" w:eastAsia="Times New Roman" w:hAnsi="Rubik" w:cs="Rubik"/>
                <w:color w:val="000000"/>
                <w:lang w:val="pt-BR" w:eastAsia="pt-BR"/>
              </w:rPr>
              <w:t>*</w:t>
            </w:r>
          </w:p>
        </w:tc>
        <w:tc>
          <w:tcPr>
            <w:tcW w:w="1170" w:type="dxa"/>
            <w:shd w:val="clear" w:color="auto" w:fill="auto"/>
            <w:noWrap/>
            <w:vAlign w:val="bottom"/>
            <w:hideMark/>
          </w:tcPr>
          <w:p w14:paraId="4D595BE0" w14:textId="77777777" w:rsidR="00241810" w:rsidRPr="00241810" w:rsidRDefault="00241810" w:rsidP="00241810">
            <w:pPr>
              <w:spacing w:line="240" w:lineRule="auto"/>
              <w:rPr>
                <w:rFonts w:ascii="Rubik" w:eastAsia="Times New Roman" w:hAnsi="Rubik" w:cs="Rubik"/>
                <w:color w:val="000000"/>
                <w:lang w:val="pt-BR" w:eastAsia="pt-BR"/>
              </w:rPr>
            </w:pPr>
          </w:p>
        </w:tc>
        <w:tc>
          <w:tcPr>
            <w:tcW w:w="1152" w:type="dxa"/>
            <w:shd w:val="clear" w:color="auto" w:fill="auto"/>
            <w:noWrap/>
            <w:vAlign w:val="bottom"/>
            <w:hideMark/>
          </w:tcPr>
          <w:p w14:paraId="78267C3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778FE2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77BB482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6CCEC1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ant</w:t>
            </w:r>
            <w:proofErr w:type="spellEnd"/>
          </w:p>
        </w:tc>
      </w:tr>
      <w:tr w:rsidR="00F300AD" w:rsidRPr="00241810" w14:paraId="7D72BA90" w14:textId="77777777" w:rsidTr="00F300AD">
        <w:trPr>
          <w:trHeight w:val="348"/>
        </w:trPr>
        <w:tc>
          <w:tcPr>
            <w:tcW w:w="1204" w:type="dxa"/>
            <w:shd w:val="clear" w:color="auto" w:fill="auto"/>
            <w:noWrap/>
            <w:vAlign w:val="bottom"/>
            <w:hideMark/>
          </w:tcPr>
          <w:p w14:paraId="777C265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lastRenderedPageBreak/>
              <w:t>moisture</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70D87D3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lower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jaw</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morphometrics</w:t>
            </w:r>
            <w:proofErr w:type="spellEnd"/>
          </w:p>
        </w:tc>
        <w:tc>
          <w:tcPr>
            <w:tcW w:w="1084" w:type="dxa"/>
            <w:shd w:val="clear" w:color="auto" w:fill="auto"/>
            <w:noWrap/>
            <w:vAlign w:val="bottom"/>
            <w:hideMark/>
          </w:tcPr>
          <w:p w14:paraId="3C49D46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sensillus</w:t>
            </w:r>
            <w:proofErr w:type="spellEnd"/>
            <w:r w:rsidRPr="00241810">
              <w:rPr>
                <w:rFonts w:ascii="Rubik" w:eastAsia="Times New Roman" w:hAnsi="Rubik" w:cs="Rubik"/>
                <w:color w:val="000000"/>
                <w:lang w:val="pt-BR" w:eastAsia="pt-BR"/>
              </w:rPr>
              <w:t>*</w:t>
            </w:r>
          </w:p>
        </w:tc>
        <w:tc>
          <w:tcPr>
            <w:tcW w:w="1070" w:type="dxa"/>
            <w:shd w:val="clear" w:color="auto" w:fill="auto"/>
            <w:noWrap/>
            <w:vAlign w:val="bottom"/>
            <w:hideMark/>
          </w:tcPr>
          <w:p w14:paraId="7765FFE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stem</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diameter</w:t>
            </w:r>
            <w:proofErr w:type="spellEnd"/>
          </w:p>
        </w:tc>
        <w:tc>
          <w:tcPr>
            <w:tcW w:w="1578" w:type="dxa"/>
            <w:shd w:val="clear" w:color="auto" w:fill="auto"/>
            <w:noWrap/>
            <w:vAlign w:val="bottom"/>
            <w:hideMark/>
          </w:tcPr>
          <w:p w14:paraId="1F18341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breeding</w:t>
            </w:r>
            <w:proofErr w:type="spellEnd"/>
            <w:r w:rsidRPr="00241810">
              <w:rPr>
                <w:rFonts w:ascii="Rubik" w:eastAsia="Times New Roman" w:hAnsi="Rubik" w:cs="Rubik"/>
                <w:color w:val="000000"/>
                <w:lang w:val="pt-BR" w:eastAsia="pt-BR"/>
              </w:rPr>
              <w:t>*</w:t>
            </w:r>
          </w:p>
        </w:tc>
        <w:tc>
          <w:tcPr>
            <w:tcW w:w="2460" w:type="dxa"/>
            <w:gridSpan w:val="2"/>
            <w:shd w:val="clear" w:color="auto" w:fill="auto"/>
            <w:noWrap/>
            <w:vAlign w:val="bottom"/>
            <w:hideMark/>
          </w:tcPr>
          <w:p w14:paraId="7E9410A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movement</w:t>
            </w:r>
            <w:proofErr w:type="spellEnd"/>
          </w:p>
        </w:tc>
        <w:tc>
          <w:tcPr>
            <w:tcW w:w="1170" w:type="dxa"/>
            <w:shd w:val="clear" w:color="auto" w:fill="auto"/>
            <w:noWrap/>
            <w:vAlign w:val="bottom"/>
            <w:hideMark/>
          </w:tcPr>
          <w:p w14:paraId="1150BC61" w14:textId="77777777" w:rsidR="00241810" w:rsidRPr="00241810" w:rsidRDefault="00241810" w:rsidP="00241810">
            <w:pPr>
              <w:spacing w:line="240" w:lineRule="auto"/>
              <w:rPr>
                <w:rFonts w:ascii="Rubik" w:eastAsia="Times New Roman" w:hAnsi="Rubik" w:cs="Rubik"/>
                <w:color w:val="000000"/>
                <w:lang w:val="pt-BR" w:eastAsia="pt-BR"/>
              </w:rPr>
            </w:pPr>
          </w:p>
        </w:tc>
        <w:tc>
          <w:tcPr>
            <w:tcW w:w="1152" w:type="dxa"/>
            <w:shd w:val="clear" w:color="auto" w:fill="auto"/>
            <w:noWrap/>
            <w:vAlign w:val="bottom"/>
            <w:hideMark/>
          </w:tcPr>
          <w:p w14:paraId="61578EB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70A9BC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D0816C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A5FEF78"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non-</w:t>
            </w:r>
            <w:proofErr w:type="spellStart"/>
            <w:r w:rsidRPr="00241810">
              <w:rPr>
                <w:rFonts w:ascii="Rubik" w:eastAsia="Times New Roman" w:hAnsi="Rubik" w:cs="Rubik"/>
                <w:color w:val="000000"/>
                <w:lang w:val="pt-BR" w:eastAsia="pt-BR"/>
              </w:rPr>
              <w:t>ant</w:t>
            </w:r>
            <w:proofErr w:type="spellEnd"/>
          </w:p>
        </w:tc>
      </w:tr>
      <w:tr w:rsidR="00F300AD" w:rsidRPr="00241810" w14:paraId="505FF6A3" w14:textId="77777777" w:rsidTr="00F300AD">
        <w:trPr>
          <w:trHeight w:val="348"/>
        </w:trPr>
        <w:tc>
          <w:tcPr>
            <w:tcW w:w="1204" w:type="dxa"/>
            <w:shd w:val="clear" w:color="auto" w:fill="auto"/>
            <w:noWrap/>
            <w:vAlign w:val="bottom"/>
            <w:hideMark/>
          </w:tcPr>
          <w:p w14:paraId="356C1CB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humidity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requirement</w:t>
            </w:r>
            <w:proofErr w:type="spellEnd"/>
          </w:p>
        </w:tc>
        <w:tc>
          <w:tcPr>
            <w:tcW w:w="1345" w:type="dxa"/>
            <w:shd w:val="clear" w:color="auto" w:fill="auto"/>
            <w:noWrap/>
            <w:vAlign w:val="bottom"/>
            <w:hideMark/>
          </w:tcPr>
          <w:p w14:paraId="0F95D89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bill</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lenght</w:t>
            </w:r>
            <w:proofErr w:type="spellEnd"/>
          </w:p>
        </w:tc>
        <w:tc>
          <w:tcPr>
            <w:tcW w:w="1084" w:type="dxa"/>
            <w:shd w:val="clear" w:color="auto" w:fill="auto"/>
            <w:noWrap/>
            <w:vAlign w:val="bottom"/>
            <w:hideMark/>
          </w:tcPr>
          <w:p w14:paraId="02A20ED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humidity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preference</w:t>
            </w:r>
            <w:proofErr w:type="spellEnd"/>
          </w:p>
        </w:tc>
        <w:tc>
          <w:tcPr>
            <w:tcW w:w="1070" w:type="dxa"/>
            <w:shd w:val="clear" w:color="auto" w:fill="auto"/>
            <w:noWrap/>
            <w:vAlign w:val="bottom"/>
            <w:hideMark/>
          </w:tcPr>
          <w:p w14:paraId="1E20119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intertegular</w:t>
            </w:r>
            <w:proofErr w:type="spellEnd"/>
          </w:p>
        </w:tc>
        <w:tc>
          <w:tcPr>
            <w:tcW w:w="1578" w:type="dxa"/>
            <w:shd w:val="clear" w:color="auto" w:fill="auto"/>
            <w:noWrap/>
            <w:vAlign w:val="bottom"/>
            <w:hideMark/>
          </w:tcPr>
          <w:p w14:paraId="4F50A72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fruit</w:t>
            </w:r>
            <w:proofErr w:type="spellEnd"/>
            <w:r w:rsidRPr="00241810">
              <w:rPr>
                <w:rFonts w:ascii="Rubik" w:eastAsia="Times New Roman" w:hAnsi="Rubik" w:cs="Rubik"/>
                <w:color w:val="000000"/>
                <w:lang w:val="pt-BR" w:eastAsia="pt-BR"/>
              </w:rPr>
              <w:t>*</w:t>
            </w:r>
          </w:p>
        </w:tc>
        <w:tc>
          <w:tcPr>
            <w:tcW w:w="1023" w:type="dxa"/>
            <w:shd w:val="clear" w:color="auto" w:fill="auto"/>
            <w:noWrap/>
            <w:vAlign w:val="bottom"/>
            <w:hideMark/>
          </w:tcPr>
          <w:p w14:paraId="6428677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aerial</w:t>
            </w:r>
            <w:proofErr w:type="spellEnd"/>
          </w:p>
        </w:tc>
        <w:tc>
          <w:tcPr>
            <w:tcW w:w="1437" w:type="dxa"/>
            <w:shd w:val="clear" w:color="auto" w:fill="auto"/>
            <w:noWrap/>
            <w:vAlign w:val="bottom"/>
            <w:hideMark/>
          </w:tcPr>
          <w:p w14:paraId="7D162F32" w14:textId="77777777" w:rsidR="00241810" w:rsidRPr="00241810" w:rsidRDefault="00241810" w:rsidP="00241810">
            <w:pPr>
              <w:spacing w:line="240" w:lineRule="auto"/>
              <w:rPr>
                <w:rFonts w:ascii="Rubik" w:eastAsia="Times New Roman" w:hAnsi="Rubik" w:cs="Rubik"/>
                <w:color w:val="000000"/>
                <w:lang w:val="pt-BR" w:eastAsia="pt-BR"/>
              </w:rPr>
            </w:pPr>
          </w:p>
        </w:tc>
        <w:tc>
          <w:tcPr>
            <w:tcW w:w="1170" w:type="dxa"/>
            <w:shd w:val="clear" w:color="auto" w:fill="auto"/>
            <w:noWrap/>
            <w:vAlign w:val="bottom"/>
            <w:hideMark/>
          </w:tcPr>
          <w:p w14:paraId="571D91B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246CF42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02E0272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C4A137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70D9034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functional</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type</w:t>
            </w:r>
            <w:proofErr w:type="spellEnd"/>
          </w:p>
        </w:tc>
      </w:tr>
      <w:tr w:rsidR="00F300AD" w:rsidRPr="00241810" w14:paraId="29658687" w14:textId="77777777" w:rsidTr="00F300AD">
        <w:trPr>
          <w:trHeight w:val="348"/>
        </w:trPr>
        <w:tc>
          <w:tcPr>
            <w:tcW w:w="1204" w:type="dxa"/>
            <w:shd w:val="clear" w:color="auto" w:fill="auto"/>
            <w:noWrap/>
            <w:vAlign w:val="bottom"/>
            <w:hideMark/>
          </w:tcPr>
          <w:p w14:paraId="0C85B37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morphology</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0041C2E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setae</w:t>
            </w:r>
            <w:proofErr w:type="spellEnd"/>
            <w:r w:rsidRPr="00241810">
              <w:rPr>
                <w:rFonts w:ascii="Rubik" w:eastAsia="Times New Roman" w:hAnsi="Rubik" w:cs="Rubik"/>
                <w:color w:val="000000"/>
                <w:lang w:val="pt-BR" w:eastAsia="pt-BR"/>
              </w:rPr>
              <w:t>*</w:t>
            </w:r>
          </w:p>
        </w:tc>
        <w:tc>
          <w:tcPr>
            <w:tcW w:w="1084" w:type="dxa"/>
            <w:shd w:val="clear" w:color="auto" w:fill="auto"/>
            <w:noWrap/>
            <w:vAlign w:val="bottom"/>
            <w:hideMark/>
          </w:tcPr>
          <w:p w14:paraId="75DFE5D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substrate</w:t>
            </w:r>
            <w:proofErr w:type="spellEnd"/>
          </w:p>
        </w:tc>
        <w:tc>
          <w:tcPr>
            <w:tcW w:w="1070" w:type="dxa"/>
            <w:shd w:val="clear" w:color="auto" w:fill="auto"/>
            <w:noWrap/>
            <w:vAlign w:val="bottom"/>
            <w:hideMark/>
          </w:tcPr>
          <w:p w14:paraId="29828BCF" w14:textId="77777777" w:rsidR="00241810" w:rsidRPr="00241810" w:rsidRDefault="00241810" w:rsidP="00241810">
            <w:pPr>
              <w:spacing w:line="240" w:lineRule="auto"/>
              <w:rPr>
                <w:rFonts w:ascii="Rubik" w:eastAsia="Times New Roman" w:hAnsi="Rubik" w:cs="Rubik"/>
                <w:color w:val="000000"/>
                <w:lang w:val="pt-BR" w:eastAsia="pt-BR"/>
              </w:rPr>
            </w:pPr>
          </w:p>
        </w:tc>
        <w:tc>
          <w:tcPr>
            <w:tcW w:w="1578" w:type="dxa"/>
            <w:shd w:val="clear" w:color="auto" w:fill="auto"/>
            <w:noWrap/>
            <w:vAlign w:val="bottom"/>
            <w:hideMark/>
          </w:tcPr>
          <w:p w14:paraId="103A465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galertic</w:t>
            </w:r>
            <w:proofErr w:type="spellEnd"/>
            <w:r w:rsidRPr="00241810">
              <w:rPr>
                <w:rFonts w:ascii="Rubik" w:eastAsia="Times New Roman" w:hAnsi="Rubik" w:cs="Rubik"/>
                <w:color w:val="000000"/>
                <w:lang w:val="pt-BR" w:eastAsia="pt-BR"/>
              </w:rPr>
              <w:t>*</w:t>
            </w:r>
          </w:p>
        </w:tc>
        <w:tc>
          <w:tcPr>
            <w:tcW w:w="2460" w:type="dxa"/>
            <w:gridSpan w:val="2"/>
            <w:shd w:val="clear" w:color="auto" w:fill="auto"/>
            <w:noWrap/>
            <w:vAlign w:val="bottom"/>
            <w:hideMark/>
          </w:tcPr>
          <w:p w14:paraId="26AA202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dispersed</w:t>
            </w:r>
            <w:proofErr w:type="spellEnd"/>
          </w:p>
        </w:tc>
        <w:tc>
          <w:tcPr>
            <w:tcW w:w="1170" w:type="dxa"/>
            <w:shd w:val="clear" w:color="auto" w:fill="auto"/>
            <w:noWrap/>
            <w:vAlign w:val="bottom"/>
            <w:hideMark/>
          </w:tcPr>
          <w:p w14:paraId="67A10F46" w14:textId="77777777" w:rsidR="00241810" w:rsidRPr="00241810" w:rsidRDefault="00241810" w:rsidP="00241810">
            <w:pPr>
              <w:spacing w:line="240" w:lineRule="auto"/>
              <w:rPr>
                <w:rFonts w:ascii="Rubik" w:eastAsia="Times New Roman" w:hAnsi="Rubik" w:cs="Rubik"/>
                <w:color w:val="000000"/>
                <w:lang w:val="pt-BR" w:eastAsia="pt-BR"/>
              </w:rPr>
            </w:pPr>
          </w:p>
        </w:tc>
        <w:tc>
          <w:tcPr>
            <w:tcW w:w="1152" w:type="dxa"/>
            <w:shd w:val="clear" w:color="auto" w:fill="auto"/>
            <w:noWrap/>
            <w:vAlign w:val="bottom"/>
            <w:hideMark/>
          </w:tcPr>
          <w:p w14:paraId="28D3E1B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387424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705C5D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1383266B"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surface </w:t>
            </w:r>
            <w:proofErr w:type="spellStart"/>
            <w:r w:rsidRPr="00241810">
              <w:rPr>
                <w:rFonts w:ascii="Rubik" w:eastAsia="Times New Roman" w:hAnsi="Rubik" w:cs="Rubik"/>
                <w:color w:val="000000"/>
                <w:lang w:val="pt-BR" w:eastAsia="pt-BR"/>
              </w:rPr>
              <w:t>structure</w:t>
            </w:r>
            <w:proofErr w:type="spellEnd"/>
          </w:p>
        </w:tc>
      </w:tr>
      <w:tr w:rsidR="00F300AD" w:rsidRPr="00241810" w14:paraId="2317D353" w14:textId="77777777" w:rsidTr="00F300AD">
        <w:trPr>
          <w:trHeight w:val="348"/>
        </w:trPr>
        <w:tc>
          <w:tcPr>
            <w:tcW w:w="1204" w:type="dxa"/>
            <w:shd w:val="clear" w:color="auto" w:fill="auto"/>
            <w:noWrap/>
            <w:vAlign w:val="bottom"/>
            <w:hideMark/>
          </w:tcPr>
          <w:p w14:paraId="36E6B09A"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torpor</w:t>
            </w:r>
          </w:p>
        </w:tc>
        <w:tc>
          <w:tcPr>
            <w:tcW w:w="1345" w:type="dxa"/>
            <w:shd w:val="clear" w:color="auto" w:fill="auto"/>
            <w:noWrap/>
            <w:vAlign w:val="bottom"/>
            <w:hideMark/>
          </w:tcPr>
          <w:p w14:paraId="4B11C95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photobiont</w:t>
            </w:r>
            <w:proofErr w:type="spellEnd"/>
            <w:r w:rsidRPr="00241810">
              <w:rPr>
                <w:rFonts w:ascii="Rubik" w:eastAsia="Times New Roman" w:hAnsi="Rubik" w:cs="Rubik"/>
                <w:color w:val="000000"/>
                <w:lang w:val="pt-BR" w:eastAsia="pt-BR"/>
              </w:rPr>
              <w:t>*</w:t>
            </w:r>
          </w:p>
        </w:tc>
        <w:tc>
          <w:tcPr>
            <w:tcW w:w="2154" w:type="dxa"/>
            <w:gridSpan w:val="2"/>
            <w:shd w:val="clear" w:color="auto" w:fill="auto"/>
            <w:noWrap/>
            <w:vAlign w:val="bottom"/>
            <w:hideMark/>
          </w:tcPr>
          <w:p w14:paraId="04657D0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sucessional</w:t>
            </w:r>
            <w:proofErr w:type="spellEnd"/>
            <w:r w:rsidRPr="00241810">
              <w:rPr>
                <w:rFonts w:ascii="Rubik" w:eastAsia="Times New Roman" w:hAnsi="Rubik" w:cs="Rubik"/>
                <w:color w:val="000000"/>
                <w:lang w:val="pt-BR" w:eastAsia="pt-BR"/>
              </w:rPr>
              <w:t>*</w:t>
            </w:r>
          </w:p>
        </w:tc>
        <w:tc>
          <w:tcPr>
            <w:tcW w:w="1578" w:type="dxa"/>
            <w:shd w:val="clear" w:color="auto" w:fill="auto"/>
            <w:noWrap/>
            <w:vAlign w:val="bottom"/>
            <w:hideMark/>
          </w:tcPr>
          <w:p w14:paraId="4479288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propagation</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predominant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vegetative</w:t>
            </w:r>
            <w:proofErr w:type="spellEnd"/>
          </w:p>
        </w:tc>
        <w:tc>
          <w:tcPr>
            <w:tcW w:w="3630" w:type="dxa"/>
            <w:gridSpan w:val="3"/>
            <w:shd w:val="clear" w:color="auto" w:fill="auto"/>
            <w:noWrap/>
            <w:vAlign w:val="bottom"/>
            <w:hideMark/>
          </w:tcPr>
          <w:p w14:paraId="7715112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dispersion</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syndrome</w:t>
            </w:r>
            <w:proofErr w:type="spellEnd"/>
          </w:p>
        </w:tc>
        <w:tc>
          <w:tcPr>
            <w:tcW w:w="1152" w:type="dxa"/>
            <w:shd w:val="clear" w:color="auto" w:fill="auto"/>
            <w:noWrap/>
            <w:vAlign w:val="bottom"/>
            <w:hideMark/>
          </w:tcPr>
          <w:p w14:paraId="7E40930E" w14:textId="77777777" w:rsidR="00241810" w:rsidRPr="00241810" w:rsidRDefault="00241810" w:rsidP="00241810">
            <w:pPr>
              <w:spacing w:line="240" w:lineRule="auto"/>
              <w:rPr>
                <w:rFonts w:ascii="Rubik" w:eastAsia="Times New Roman" w:hAnsi="Rubik" w:cs="Rubik"/>
                <w:color w:val="000000"/>
                <w:lang w:val="pt-BR" w:eastAsia="pt-BR"/>
              </w:rPr>
            </w:pPr>
          </w:p>
        </w:tc>
        <w:tc>
          <w:tcPr>
            <w:tcW w:w="994" w:type="dxa"/>
            <w:shd w:val="clear" w:color="auto" w:fill="auto"/>
            <w:noWrap/>
            <w:vAlign w:val="bottom"/>
            <w:hideMark/>
          </w:tcPr>
          <w:p w14:paraId="0E568AC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2916D68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C30B189"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category</w:t>
            </w:r>
            <w:proofErr w:type="spellEnd"/>
          </w:p>
        </w:tc>
      </w:tr>
      <w:tr w:rsidR="00F300AD" w:rsidRPr="00241810" w14:paraId="46DFE2AD" w14:textId="77777777" w:rsidTr="00F300AD">
        <w:trPr>
          <w:trHeight w:val="348"/>
        </w:trPr>
        <w:tc>
          <w:tcPr>
            <w:tcW w:w="1204" w:type="dxa"/>
            <w:shd w:val="clear" w:color="auto" w:fill="auto"/>
            <w:noWrap/>
            <w:vAlign w:val="bottom"/>
            <w:hideMark/>
          </w:tcPr>
          <w:p w14:paraId="6412E90C"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lateral spread</w:t>
            </w:r>
          </w:p>
        </w:tc>
        <w:tc>
          <w:tcPr>
            <w:tcW w:w="1345" w:type="dxa"/>
            <w:shd w:val="clear" w:color="auto" w:fill="auto"/>
            <w:noWrap/>
            <w:vAlign w:val="bottom"/>
            <w:hideMark/>
          </w:tcPr>
          <w:p w14:paraId="44835FA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oxygenic</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photosynthetic</w:t>
            </w:r>
            <w:proofErr w:type="spellEnd"/>
          </w:p>
        </w:tc>
        <w:tc>
          <w:tcPr>
            <w:tcW w:w="2154" w:type="dxa"/>
            <w:gridSpan w:val="2"/>
            <w:shd w:val="clear" w:color="auto" w:fill="auto"/>
            <w:noWrap/>
            <w:vAlign w:val="bottom"/>
            <w:hideMark/>
          </w:tcPr>
          <w:p w14:paraId="7EF971E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saproxylic</w:t>
            </w:r>
            <w:proofErr w:type="spellEnd"/>
            <w:r w:rsidRPr="00241810">
              <w:rPr>
                <w:rFonts w:ascii="Rubik" w:eastAsia="Times New Roman" w:hAnsi="Rubik" w:cs="Rubik"/>
                <w:color w:val="000000"/>
                <w:lang w:val="pt-BR" w:eastAsia="pt-BR"/>
              </w:rPr>
              <w:t>*</w:t>
            </w:r>
          </w:p>
        </w:tc>
        <w:tc>
          <w:tcPr>
            <w:tcW w:w="2602" w:type="dxa"/>
            <w:gridSpan w:val="2"/>
            <w:shd w:val="clear" w:color="auto" w:fill="auto"/>
            <w:noWrap/>
            <w:vAlign w:val="bottom"/>
            <w:hideMark/>
          </w:tcPr>
          <w:p w14:paraId="42932B1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seed</w:t>
            </w:r>
            <w:proofErr w:type="spellEnd"/>
            <w:r w:rsidRPr="00241810">
              <w:rPr>
                <w:rFonts w:ascii="Rubik" w:eastAsia="Times New Roman" w:hAnsi="Rubik" w:cs="Rubik"/>
                <w:color w:val="000000"/>
                <w:lang w:val="pt-BR" w:eastAsia="pt-BR"/>
              </w:rPr>
              <w:t xml:space="preserve"> bank</w:t>
            </w:r>
          </w:p>
        </w:tc>
        <w:tc>
          <w:tcPr>
            <w:tcW w:w="1437" w:type="dxa"/>
            <w:shd w:val="clear" w:color="auto" w:fill="auto"/>
            <w:noWrap/>
            <w:vAlign w:val="bottom"/>
            <w:hideMark/>
          </w:tcPr>
          <w:p w14:paraId="22E8131A" w14:textId="77777777" w:rsidR="00241810" w:rsidRPr="00241810" w:rsidRDefault="00241810" w:rsidP="00241810">
            <w:pPr>
              <w:spacing w:line="240" w:lineRule="auto"/>
              <w:rPr>
                <w:rFonts w:ascii="Rubik" w:eastAsia="Times New Roman" w:hAnsi="Rubik" w:cs="Rubik"/>
                <w:color w:val="000000"/>
                <w:lang w:val="pt-BR" w:eastAsia="pt-BR"/>
              </w:rPr>
            </w:pPr>
          </w:p>
        </w:tc>
        <w:tc>
          <w:tcPr>
            <w:tcW w:w="1170" w:type="dxa"/>
            <w:shd w:val="clear" w:color="auto" w:fill="auto"/>
            <w:noWrap/>
            <w:vAlign w:val="bottom"/>
            <w:hideMark/>
          </w:tcPr>
          <w:p w14:paraId="3C31A3D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5766347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06F75AC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A632C5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9A8AC1F"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BE79E7F" w14:textId="77777777" w:rsidTr="00F300AD">
        <w:trPr>
          <w:trHeight w:val="348"/>
        </w:trPr>
        <w:tc>
          <w:tcPr>
            <w:tcW w:w="1204" w:type="dxa"/>
            <w:shd w:val="clear" w:color="auto" w:fill="auto"/>
            <w:noWrap/>
            <w:vAlign w:val="bottom"/>
            <w:hideMark/>
          </w:tcPr>
          <w:p w14:paraId="1607D04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nitrogen-fixing</w:t>
            </w:r>
            <w:proofErr w:type="spellEnd"/>
          </w:p>
        </w:tc>
        <w:tc>
          <w:tcPr>
            <w:tcW w:w="1345" w:type="dxa"/>
            <w:shd w:val="clear" w:color="auto" w:fill="auto"/>
            <w:noWrap/>
            <w:vAlign w:val="bottom"/>
            <w:hideMark/>
          </w:tcPr>
          <w:p w14:paraId="44CE0DE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jaw</w:t>
            </w:r>
            <w:proofErr w:type="spellEnd"/>
          </w:p>
        </w:tc>
        <w:tc>
          <w:tcPr>
            <w:tcW w:w="2154" w:type="dxa"/>
            <w:gridSpan w:val="2"/>
            <w:shd w:val="clear" w:color="auto" w:fill="auto"/>
            <w:noWrap/>
            <w:vAlign w:val="bottom"/>
            <w:hideMark/>
          </w:tcPr>
          <w:p w14:paraId="2FF9510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water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dependence</w:t>
            </w:r>
            <w:proofErr w:type="spellEnd"/>
          </w:p>
        </w:tc>
        <w:tc>
          <w:tcPr>
            <w:tcW w:w="4039" w:type="dxa"/>
            <w:gridSpan w:val="3"/>
            <w:shd w:val="clear" w:color="auto" w:fill="auto"/>
            <w:noWrap/>
            <w:vAlign w:val="bottom"/>
            <w:hideMark/>
          </w:tcPr>
          <w:p w14:paraId="0AA582A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spawning</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preference</w:t>
            </w:r>
            <w:proofErr w:type="spellEnd"/>
          </w:p>
        </w:tc>
        <w:tc>
          <w:tcPr>
            <w:tcW w:w="1170" w:type="dxa"/>
            <w:shd w:val="clear" w:color="auto" w:fill="auto"/>
            <w:noWrap/>
            <w:vAlign w:val="bottom"/>
            <w:hideMark/>
          </w:tcPr>
          <w:p w14:paraId="0A915094" w14:textId="77777777" w:rsidR="00241810" w:rsidRPr="00241810" w:rsidRDefault="00241810" w:rsidP="00241810">
            <w:pPr>
              <w:spacing w:line="240" w:lineRule="auto"/>
              <w:rPr>
                <w:rFonts w:ascii="Rubik" w:eastAsia="Times New Roman" w:hAnsi="Rubik" w:cs="Rubik"/>
                <w:color w:val="000000"/>
                <w:lang w:val="pt-BR" w:eastAsia="pt-BR"/>
              </w:rPr>
            </w:pPr>
          </w:p>
        </w:tc>
        <w:tc>
          <w:tcPr>
            <w:tcW w:w="1152" w:type="dxa"/>
            <w:shd w:val="clear" w:color="auto" w:fill="auto"/>
            <w:noWrap/>
            <w:vAlign w:val="bottom"/>
            <w:hideMark/>
          </w:tcPr>
          <w:p w14:paraId="03CCFB7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9D6979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882FDA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44AFD64"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22DEE70" w14:textId="77777777" w:rsidTr="00F300AD">
        <w:trPr>
          <w:trHeight w:val="348"/>
        </w:trPr>
        <w:tc>
          <w:tcPr>
            <w:tcW w:w="1204" w:type="dxa"/>
            <w:shd w:val="clear" w:color="auto" w:fill="auto"/>
            <w:noWrap/>
            <w:vAlign w:val="bottom"/>
            <w:hideMark/>
          </w:tcPr>
          <w:p w14:paraId="0FB85EAF"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laminar surface </w:t>
            </w:r>
            <w:proofErr w:type="spellStart"/>
            <w:r w:rsidRPr="00241810">
              <w:rPr>
                <w:rFonts w:ascii="Rubik" w:eastAsia="Times New Roman" w:hAnsi="Rubik" w:cs="Rubik"/>
                <w:color w:val="000000"/>
                <w:lang w:val="pt-BR" w:eastAsia="pt-BR"/>
              </w:rPr>
              <w:t>area</w:t>
            </w:r>
            <w:proofErr w:type="spellEnd"/>
          </w:p>
        </w:tc>
        <w:tc>
          <w:tcPr>
            <w:tcW w:w="1345" w:type="dxa"/>
            <w:shd w:val="clear" w:color="auto" w:fill="auto"/>
            <w:noWrap/>
            <w:vAlign w:val="bottom"/>
            <w:hideMark/>
          </w:tcPr>
          <w:p w14:paraId="2F150C4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microwear</w:t>
            </w:r>
            <w:proofErr w:type="spellEnd"/>
          </w:p>
        </w:tc>
        <w:tc>
          <w:tcPr>
            <w:tcW w:w="1084" w:type="dxa"/>
            <w:shd w:val="clear" w:color="auto" w:fill="auto"/>
            <w:noWrap/>
            <w:vAlign w:val="bottom"/>
            <w:hideMark/>
          </w:tcPr>
          <w:p w14:paraId="5585F70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zonation</w:t>
            </w:r>
            <w:proofErr w:type="spellEnd"/>
          </w:p>
        </w:tc>
        <w:tc>
          <w:tcPr>
            <w:tcW w:w="1070" w:type="dxa"/>
            <w:shd w:val="clear" w:color="auto" w:fill="auto"/>
            <w:noWrap/>
            <w:vAlign w:val="bottom"/>
            <w:hideMark/>
          </w:tcPr>
          <w:p w14:paraId="0F62E0ED" w14:textId="77777777" w:rsidR="00241810" w:rsidRPr="00241810" w:rsidRDefault="00241810" w:rsidP="00241810">
            <w:pPr>
              <w:spacing w:line="240" w:lineRule="auto"/>
              <w:rPr>
                <w:rFonts w:ascii="Rubik" w:eastAsia="Times New Roman" w:hAnsi="Rubik" w:cs="Rubik"/>
                <w:color w:val="000000"/>
                <w:lang w:val="pt-BR" w:eastAsia="pt-BR"/>
              </w:rPr>
            </w:pPr>
          </w:p>
        </w:tc>
        <w:tc>
          <w:tcPr>
            <w:tcW w:w="1578" w:type="dxa"/>
            <w:shd w:val="clear" w:color="auto" w:fill="auto"/>
            <w:noWrap/>
            <w:vAlign w:val="bottom"/>
            <w:hideMark/>
          </w:tcPr>
          <w:p w14:paraId="5F5B909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legumino</w:t>
            </w:r>
            <w:proofErr w:type="spellEnd"/>
          </w:p>
        </w:tc>
        <w:tc>
          <w:tcPr>
            <w:tcW w:w="1023" w:type="dxa"/>
            <w:shd w:val="clear" w:color="auto" w:fill="auto"/>
            <w:noWrap/>
            <w:vAlign w:val="bottom"/>
            <w:hideMark/>
          </w:tcPr>
          <w:p w14:paraId="56C7601A" w14:textId="77777777" w:rsidR="00241810" w:rsidRPr="00241810" w:rsidRDefault="00241810" w:rsidP="00241810">
            <w:pPr>
              <w:spacing w:line="240" w:lineRule="auto"/>
              <w:rPr>
                <w:rFonts w:ascii="Rubik" w:eastAsia="Times New Roman" w:hAnsi="Rubik" w:cs="Rubik"/>
                <w:color w:val="000000"/>
                <w:lang w:val="pt-BR" w:eastAsia="pt-BR"/>
              </w:rPr>
            </w:pPr>
          </w:p>
        </w:tc>
        <w:tc>
          <w:tcPr>
            <w:tcW w:w="1437" w:type="dxa"/>
            <w:shd w:val="clear" w:color="auto" w:fill="auto"/>
            <w:noWrap/>
            <w:vAlign w:val="bottom"/>
            <w:hideMark/>
          </w:tcPr>
          <w:p w14:paraId="39BE9E7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0D1E69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6F88F56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43AEDC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13C1775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00B0791"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54147363" w14:textId="77777777" w:rsidTr="00F300AD">
        <w:trPr>
          <w:trHeight w:val="348"/>
        </w:trPr>
        <w:tc>
          <w:tcPr>
            <w:tcW w:w="1204" w:type="dxa"/>
            <w:shd w:val="clear" w:color="auto" w:fill="auto"/>
            <w:noWrap/>
            <w:vAlign w:val="bottom"/>
            <w:hideMark/>
          </w:tcPr>
          <w:p w14:paraId="7721115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perennial</w:t>
            </w:r>
            <w:proofErr w:type="spellEnd"/>
          </w:p>
        </w:tc>
        <w:tc>
          <w:tcPr>
            <w:tcW w:w="1345" w:type="dxa"/>
            <w:shd w:val="clear" w:color="auto" w:fill="auto"/>
            <w:noWrap/>
            <w:vAlign w:val="bottom"/>
            <w:hideMark/>
          </w:tcPr>
          <w:p w14:paraId="4AA2DEC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buccolingual</w:t>
            </w:r>
            <w:proofErr w:type="spellEnd"/>
          </w:p>
        </w:tc>
        <w:tc>
          <w:tcPr>
            <w:tcW w:w="1084" w:type="dxa"/>
            <w:shd w:val="clear" w:color="auto" w:fill="auto"/>
            <w:noWrap/>
            <w:vAlign w:val="bottom"/>
            <w:hideMark/>
          </w:tcPr>
          <w:p w14:paraId="6548ECD4"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altitude</w:t>
            </w:r>
          </w:p>
        </w:tc>
        <w:tc>
          <w:tcPr>
            <w:tcW w:w="1070" w:type="dxa"/>
            <w:shd w:val="clear" w:color="auto" w:fill="auto"/>
            <w:noWrap/>
            <w:vAlign w:val="bottom"/>
            <w:hideMark/>
          </w:tcPr>
          <w:p w14:paraId="39B262DF" w14:textId="77777777" w:rsidR="00241810" w:rsidRPr="00241810" w:rsidRDefault="00241810" w:rsidP="00241810">
            <w:pPr>
              <w:spacing w:line="240" w:lineRule="auto"/>
              <w:rPr>
                <w:rFonts w:ascii="Rubik" w:eastAsia="Times New Roman" w:hAnsi="Rubik" w:cs="Rubik"/>
                <w:color w:val="000000"/>
                <w:lang w:val="pt-BR" w:eastAsia="pt-BR"/>
              </w:rPr>
            </w:pPr>
          </w:p>
        </w:tc>
        <w:tc>
          <w:tcPr>
            <w:tcW w:w="1578" w:type="dxa"/>
            <w:shd w:val="clear" w:color="auto" w:fill="auto"/>
            <w:noWrap/>
            <w:vAlign w:val="bottom"/>
            <w:hideMark/>
          </w:tcPr>
          <w:p w14:paraId="0B87E76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77C4D41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550A9F9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3989D0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60CDBC9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4FC9920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02F4CD5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47693E5"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74E1DFD" w14:textId="77777777" w:rsidTr="00F300AD">
        <w:trPr>
          <w:trHeight w:val="348"/>
        </w:trPr>
        <w:tc>
          <w:tcPr>
            <w:tcW w:w="1204" w:type="dxa"/>
            <w:shd w:val="clear" w:color="auto" w:fill="auto"/>
            <w:noWrap/>
            <w:vAlign w:val="bottom"/>
            <w:hideMark/>
          </w:tcPr>
          <w:p w14:paraId="2F9B7A7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number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of</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claws</w:t>
            </w:r>
            <w:proofErr w:type="spellEnd"/>
          </w:p>
        </w:tc>
        <w:tc>
          <w:tcPr>
            <w:tcW w:w="1345" w:type="dxa"/>
            <w:shd w:val="clear" w:color="auto" w:fill="auto"/>
            <w:noWrap/>
            <w:vAlign w:val="bottom"/>
            <w:hideMark/>
          </w:tcPr>
          <w:p w14:paraId="7AB60C28"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curvature</w:t>
            </w:r>
            <w:proofErr w:type="spellEnd"/>
          </w:p>
        </w:tc>
        <w:tc>
          <w:tcPr>
            <w:tcW w:w="2154" w:type="dxa"/>
            <w:gridSpan w:val="2"/>
            <w:shd w:val="clear" w:color="auto" w:fill="auto"/>
            <w:noWrap/>
            <w:vAlign w:val="bottom"/>
            <w:hideMark/>
          </w:tcPr>
          <w:p w14:paraId="34FD4E1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hydrologic</w:t>
            </w:r>
            <w:proofErr w:type="spellEnd"/>
          </w:p>
        </w:tc>
        <w:tc>
          <w:tcPr>
            <w:tcW w:w="1578" w:type="dxa"/>
            <w:shd w:val="clear" w:color="auto" w:fill="auto"/>
            <w:noWrap/>
            <w:vAlign w:val="bottom"/>
            <w:hideMark/>
          </w:tcPr>
          <w:p w14:paraId="74A8E5F9" w14:textId="77777777" w:rsidR="00241810" w:rsidRPr="00241810" w:rsidRDefault="00241810" w:rsidP="00241810">
            <w:pPr>
              <w:spacing w:line="240" w:lineRule="auto"/>
              <w:rPr>
                <w:rFonts w:ascii="Rubik" w:eastAsia="Times New Roman" w:hAnsi="Rubik" w:cs="Rubik"/>
                <w:color w:val="000000"/>
                <w:lang w:val="pt-BR" w:eastAsia="pt-BR"/>
              </w:rPr>
            </w:pPr>
          </w:p>
        </w:tc>
        <w:tc>
          <w:tcPr>
            <w:tcW w:w="1023" w:type="dxa"/>
            <w:shd w:val="clear" w:color="auto" w:fill="auto"/>
            <w:noWrap/>
            <w:vAlign w:val="bottom"/>
            <w:hideMark/>
          </w:tcPr>
          <w:p w14:paraId="0E8B6EB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1622C2F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4E9D38F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009F5C6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CA7F0B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1CAA9D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6E3AC19"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5B9ACCC5" w14:textId="77777777" w:rsidTr="00F300AD">
        <w:trPr>
          <w:trHeight w:val="348"/>
        </w:trPr>
        <w:tc>
          <w:tcPr>
            <w:tcW w:w="1204" w:type="dxa"/>
            <w:shd w:val="clear" w:color="auto" w:fill="auto"/>
            <w:noWrap/>
            <w:vAlign w:val="bottom"/>
            <w:hideMark/>
          </w:tcPr>
          <w:p w14:paraId="1AE143C3"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*root*</w:t>
            </w:r>
          </w:p>
        </w:tc>
        <w:tc>
          <w:tcPr>
            <w:tcW w:w="1345" w:type="dxa"/>
            <w:shd w:val="clear" w:color="auto" w:fill="auto"/>
            <w:noWrap/>
            <w:vAlign w:val="bottom"/>
            <w:hideMark/>
          </w:tcPr>
          <w:p w14:paraId="4EF142F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enamel</w:t>
            </w:r>
            <w:proofErr w:type="spellEnd"/>
          </w:p>
        </w:tc>
        <w:tc>
          <w:tcPr>
            <w:tcW w:w="2154" w:type="dxa"/>
            <w:gridSpan w:val="2"/>
            <w:shd w:val="clear" w:color="auto" w:fill="auto"/>
            <w:noWrap/>
            <w:vAlign w:val="bottom"/>
            <w:hideMark/>
          </w:tcPr>
          <w:p w14:paraId="18A1ECB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ph</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preference</w:t>
            </w:r>
            <w:proofErr w:type="spellEnd"/>
          </w:p>
        </w:tc>
        <w:tc>
          <w:tcPr>
            <w:tcW w:w="1578" w:type="dxa"/>
            <w:shd w:val="clear" w:color="auto" w:fill="auto"/>
            <w:noWrap/>
            <w:vAlign w:val="bottom"/>
            <w:hideMark/>
          </w:tcPr>
          <w:p w14:paraId="17042305" w14:textId="77777777" w:rsidR="00241810" w:rsidRPr="00241810" w:rsidRDefault="00241810" w:rsidP="00241810">
            <w:pPr>
              <w:spacing w:line="240" w:lineRule="auto"/>
              <w:rPr>
                <w:rFonts w:ascii="Rubik" w:eastAsia="Times New Roman" w:hAnsi="Rubik" w:cs="Rubik"/>
                <w:color w:val="000000"/>
                <w:lang w:val="pt-BR" w:eastAsia="pt-BR"/>
              </w:rPr>
            </w:pPr>
          </w:p>
        </w:tc>
        <w:tc>
          <w:tcPr>
            <w:tcW w:w="1023" w:type="dxa"/>
            <w:shd w:val="clear" w:color="auto" w:fill="auto"/>
            <w:noWrap/>
            <w:vAlign w:val="bottom"/>
            <w:hideMark/>
          </w:tcPr>
          <w:p w14:paraId="14C0432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2EDDA5F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0835747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05C1AA6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1B2516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0EAF56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30D44D00"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7758736F" w14:textId="77777777" w:rsidTr="00F300AD">
        <w:trPr>
          <w:trHeight w:val="348"/>
        </w:trPr>
        <w:tc>
          <w:tcPr>
            <w:tcW w:w="1204" w:type="dxa"/>
            <w:shd w:val="clear" w:color="auto" w:fill="auto"/>
            <w:noWrap/>
            <w:vAlign w:val="bottom"/>
            <w:hideMark/>
          </w:tcPr>
          <w:p w14:paraId="5CAE7E4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hypha</w:t>
            </w:r>
            <w:proofErr w:type="spellEnd"/>
          </w:p>
        </w:tc>
        <w:tc>
          <w:tcPr>
            <w:tcW w:w="1345" w:type="dxa"/>
            <w:shd w:val="clear" w:color="auto" w:fill="auto"/>
            <w:noWrap/>
            <w:vAlign w:val="bottom"/>
            <w:hideMark/>
          </w:tcPr>
          <w:p w14:paraId="2D2E518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mesiodistal</w:t>
            </w:r>
            <w:proofErr w:type="spellEnd"/>
          </w:p>
        </w:tc>
        <w:tc>
          <w:tcPr>
            <w:tcW w:w="2154" w:type="dxa"/>
            <w:gridSpan w:val="2"/>
            <w:shd w:val="clear" w:color="auto" w:fill="auto"/>
            <w:noWrap/>
            <w:vAlign w:val="bottom"/>
            <w:hideMark/>
          </w:tcPr>
          <w:p w14:paraId="64FAF16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plant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parts</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eaten</w:t>
            </w:r>
            <w:proofErr w:type="spellEnd"/>
          </w:p>
        </w:tc>
        <w:tc>
          <w:tcPr>
            <w:tcW w:w="1578" w:type="dxa"/>
            <w:shd w:val="clear" w:color="auto" w:fill="auto"/>
            <w:noWrap/>
            <w:vAlign w:val="bottom"/>
            <w:hideMark/>
          </w:tcPr>
          <w:p w14:paraId="0A0ACC57" w14:textId="77777777" w:rsidR="00241810" w:rsidRPr="00241810" w:rsidRDefault="00241810" w:rsidP="00241810">
            <w:pPr>
              <w:spacing w:line="240" w:lineRule="auto"/>
              <w:rPr>
                <w:rFonts w:ascii="Rubik" w:eastAsia="Times New Roman" w:hAnsi="Rubik" w:cs="Rubik"/>
                <w:color w:val="000000"/>
                <w:lang w:val="pt-BR" w:eastAsia="pt-BR"/>
              </w:rPr>
            </w:pPr>
          </w:p>
        </w:tc>
        <w:tc>
          <w:tcPr>
            <w:tcW w:w="1023" w:type="dxa"/>
            <w:shd w:val="clear" w:color="auto" w:fill="auto"/>
            <w:noWrap/>
            <w:vAlign w:val="bottom"/>
            <w:hideMark/>
          </w:tcPr>
          <w:p w14:paraId="5B4DDEA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556282B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3F3E1B4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CA9100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0CD83D2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EAEB08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EB6D6B9"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1C40B086" w14:textId="77777777" w:rsidTr="00F300AD">
        <w:trPr>
          <w:trHeight w:val="348"/>
        </w:trPr>
        <w:tc>
          <w:tcPr>
            <w:tcW w:w="1204" w:type="dxa"/>
            <w:shd w:val="clear" w:color="auto" w:fill="auto"/>
            <w:noWrap/>
            <w:vAlign w:val="bottom"/>
            <w:hideMark/>
          </w:tcPr>
          <w:p w14:paraId="17516FD3"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foliag</w:t>
            </w:r>
            <w:proofErr w:type="spellEnd"/>
            <w:r w:rsidRPr="00241810">
              <w:rPr>
                <w:rFonts w:ascii="Rubik" w:eastAsia="Times New Roman" w:hAnsi="Rubik" w:cs="Rubik"/>
                <w:color w:val="000000"/>
                <w:lang w:val="pt-BR" w:eastAsia="pt-BR"/>
              </w:rPr>
              <w:t>*</w:t>
            </w:r>
          </w:p>
        </w:tc>
        <w:tc>
          <w:tcPr>
            <w:tcW w:w="1345" w:type="dxa"/>
            <w:shd w:val="clear" w:color="auto" w:fill="auto"/>
            <w:noWrap/>
            <w:vAlign w:val="bottom"/>
            <w:hideMark/>
          </w:tcPr>
          <w:p w14:paraId="2A3BA6E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occlusal</w:t>
            </w:r>
            <w:proofErr w:type="spellEnd"/>
          </w:p>
        </w:tc>
        <w:tc>
          <w:tcPr>
            <w:tcW w:w="2154" w:type="dxa"/>
            <w:gridSpan w:val="2"/>
            <w:shd w:val="clear" w:color="auto" w:fill="auto"/>
            <w:noWrap/>
            <w:vAlign w:val="bottom"/>
            <w:hideMark/>
          </w:tcPr>
          <w:p w14:paraId="4D7FB18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plant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parts</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and</w:t>
            </w:r>
            <w:proofErr w:type="spellEnd"/>
          </w:p>
        </w:tc>
        <w:tc>
          <w:tcPr>
            <w:tcW w:w="1578" w:type="dxa"/>
            <w:shd w:val="clear" w:color="auto" w:fill="auto"/>
            <w:noWrap/>
            <w:vAlign w:val="bottom"/>
            <w:hideMark/>
          </w:tcPr>
          <w:p w14:paraId="36CB7E29" w14:textId="77777777" w:rsidR="00241810" w:rsidRPr="00241810" w:rsidRDefault="00241810" w:rsidP="00241810">
            <w:pPr>
              <w:spacing w:line="240" w:lineRule="auto"/>
              <w:rPr>
                <w:rFonts w:ascii="Rubik" w:eastAsia="Times New Roman" w:hAnsi="Rubik" w:cs="Rubik"/>
                <w:color w:val="000000"/>
                <w:lang w:val="pt-BR" w:eastAsia="pt-BR"/>
              </w:rPr>
            </w:pPr>
          </w:p>
        </w:tc>
        <w:tc>
          <w:tcPr>
            <w:tcW w:w="1023" w:type="dxa"/>
            <w:shd w:val="clear" w:color="auto" w:fill="auto"/>
            <w:noWrap/>
            <w:vAlign w:val="bottom"/>
            <w:hideMark/>
          </w:tcPr>
          <w:p w14:paraId="37B3C21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062A968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2ADC565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61E7FC2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1BC21E4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0110015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5E0FB933"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5AC73269" w14:textId="77777777" w:rsidTr="00F300AD">
        <w:trPr>
          <w:trHeight w:val="348"/>
        </w:trPr>
        <w:tc>
          <w:tcPr>
            <w:tcW w:w="1204" w:type="dxa"/>
            <w:shd w:val="clear" w:color="auto" w:fill="auto"/>
            <w:noWrap/>
            <w:vAlign w:val="bottom"/>
            <w:hideMark/>
          </w:tcPr>
          <w:p w14:paraId="78C0BF32"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foliage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persistance</w:t>
            </w:r>
            <w:proofErr w:type="spellEnd"/>
          </w:p>
        </w:tc>
        <w:tc>
          <w:tcPr>
            <w:tcW w:w="1345" w:type="dxa"/>
            <w:shd w:val="clear" w:color="auto" w:fill="auto"/>
            <w:noWrap/>
            <w:vAlign w:val="bottom"/>
            <w:hideMark/>
          </w:tcPr>
          <w:p w14:paraId="1573DC0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lecty</w:t>
            </w:r>
            <w:proofErr w:type="spellEnd"/>
          </w:p>
        </w:tc>
        <w:tc>
          <w:tcPr>
            <w:tcW w:w="1084" w:type="dxa"/>
            <w:shd w:val="clear" w:color="auto" w:fill="auto"/>
            <w:noWrap/>
            <w:vAlign w:val="bottom"/>
            <w:hideMark/>
          </w:tcPr>
          <w:p w14:paraId="18CD8E01"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hypogeic</w:t>
            </w:r>
            <w:proofErr w:type="spellEnd"/>
          </w:p>
        </w:tc>
        <w:tc>
          <w:tcPr>
            <w:tcW w:w="1070" w:type="dxa"/>
            <w:shd w:val="clear" w:color="auto" w:fill="auto"/>
            <w:noWrap/>
            <w:vAlign w:val="bottom"/>
            <w:hideMark/>
          </w:tcPr>
          <w:p w14:paraId="20CD8772" w14:textId="77777777" w:rsidR="00241810" w:rsidRPr="00241810" w:rsidRDefault="00241810" w:rsidP="00241810">
            <w:pPr>
              <w:spacing w:line="240" w:lineRule="auto"/>
              <w:rPr>
                <w:rFonts w:ascii="Rubik" w:eastAsia="Times New Roman" w:hAnsi="Rubik" w:cs="Rubik"/>
                <w:color w:val="000000"/>
                <w:lang w:val="pt-BR" w:eastAsia="pt-BR"/>
              </w:rPr>
            </w:pPr>
          </w:p>
        </w:tc>
        <w:tc>
          <w:tcPr>
            <w:tcW w:w="1578" w:type="dxa"/>
            <w:shd w:val="clear" w:color="auto" w:fill="auto"/>
            <w:noWrap/>
            <w:vAlign w:val="bottom"/>
            <w:hideMark/>
          </w:tcPr>
          <w:p w14:paraId="07D1D40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17C0633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4AAC12A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46551F7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AA4B69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2BFD14E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271779D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4AA944F4"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3A164983" w14:textId="77777777" w:rsidTr="00F300AD">
        <w:trPr>
          <w:trHeight w:val="348"/>
        </w:trPr>
        <w:tc>
          <w:tcPr>
            <w:tcW w:w="1204" w:type="dxa"/>
            <w:shd w:val="clear" w:color="auto" w:fill="auto"/>
            <w:noWrap/>
            <w:vAlign w:val="bottom"/>
            <w:hideMark/>
          </w:tcPr>
          <w:p w14:paraId="26E5C3F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cellulose</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percentage</w:t>
            </w:r>
            <w:proofErr w:type="spellEnd"/>
          </w:p>
        </w:tc>
        <w:tc>
          <w:tcPr>
            <w:tcW w:w="1345" w:type="dxa"/>
            <w:shd w:val="clear" w:color="auto" w:fill="auto"/>
            <w:noWrap/>
            <w:vAlign w:val="bottom"/>
            <w:hideMark/>
          </w:tcPr>
          <w:p w14:paraId="579B515D" w14:textId="77777777" w:rsidR="00241810" w:rsidRPr="00241810" w:rsidRDefault="00241810" w:rsidP="00241810">
            <w:pPr>
              <w:spacing w:line="240" w:lineRule="auto"/>
              <w:rPr>
                <w:rFonts w:ascii="Rubik" w:eastAsia="Times New Roman" w:hAnsi="Rubik" w:cs="Rubik"/>
                <w:color w:val="000000"/>
                <w:lang w:val="pt-BR" w:eastAsia="pt-BR"/>
              </w:rPr>
            </w:pPr>
          </w:p>
        </w:tc>
        <w:tc>
          <w:tcPr>
            <w:tcW w:w="2154" w:type="dxa"/>
            <w:gridSpan w:val="2"/>
            <w:shd w:val="clear" w:color="auto" w:fill="auto"/>
            <w:noWrap/>
            <w:vAlign w:val="bottom"/>
            <w:hideMark/>
          </w:tcPr>
          <w:p w14:paraId="7C8D41E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wetland</w:t>
            </w:r>
            <w:proofErr w:type="spellEnd"/>
            <w:r w:rsidRPr="00241810">
              <w:rPr>
                <w:rFonts w:ascii="Rubik" w:eastAsia="Times New Roman" w:hAnsi="Rubik" w:cs="Rubik"/>
                <w:color w:val="000000"/>
                <w:lang w:val="pt-BR" w:eastAsia="pt-BR"/>
              </w:rPr>
              <w:t xml:space="preserve"> use</w:t>
            </w:r>
          </w:p>
        </w:tc>
        <w:tc>
          <w:tcPr>
            <w:tcW w:w="1578" w:type="dxa"/>
            <w:shd w:val="clear" w:color="auto" w:fill="auto"/>
            <w:noWrap/>
            <w:vAlign w:val="bottom"/>
            <w:hideMark/>
          </w:tcPr>
          <w:p w14:paraId="52277645" w14:textId="77777777" w:rsidR="00241810" w:rsidRPr="00241810" w:rsidRDefault="00241810" w:rsidP="00241810">
            <w:pPr>
              <w:spacing w:line="240" w:lineRule="auto"/>
              <w:rPr>
                <w:rFonts w:ascii="Rubik" w:eastAsia="Times New Roman" w:hAnsi="Rubik" w:cs="Rubik"/>
                <w:color w:val="000000"/>
                <w:lang w:val="pt-BR" w:eastAsia="pt-BR"/>
              </w:rPr>
            </w:pPr>
          </w:p>
        </w:tc>
        <w:tc>
          <w:tcPr>
            <w:tcW w:w="1023" w:type="dxa"/>
            <w:shd w:val="clear" w:color="auto" w:fill="auto"/>
            <w:noWrap/>
            <w:vAlign w:val="bottom"/>
            <w:hideMark/>
          </w:tcPr>
          <w:p w14:paraId="4EF1061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0F827B3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BBDB9E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5892CE3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12FD8C9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24064AD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0716AAE"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10BF6F14" w14:textId="77777777" w:rsidTr="00F300AD">
        <w:trPr>
          <w:trHeight w:val="348"/>
        </w:trPr>
        <w:tc>
          <w:tcPr>
            <w:tcW w:w="1204" w:type="dxa"/>
            <w:shd w:val="clear" w:color="auto" w:fill="auto"/>
            <w:noWrap/>
            <w:vAlign w:val="bottom"/>
            <w:hideMark/>
          </w:tcPr>
          <w:p w14:paraId="040EF831"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vertical </w:t>
            </w:r>
            <w:proofErr w:type="spellStart"/>
            <w:r w:rsidRPr="00241810">
              <w:rPr>
                <w:rFonts w:ascii="Rubik" w:eastAsia="Times New Roman" w:hAnsi="Rubik" w:cs="Rubik"/>
                <w:color w:val="000000"/>
                <w:lang w:val="pt-BR" w:eastAsia="pt-BR"/>
              </w:rPr>
              <w:t>stratification</w:t>
            </w:r>
            <w:proofErr w:type="spellEnd"/>
          </w:p>
        </w:tc>
        <w:tc>
          <w:tcPr>
            <w:tcW w:w="1345" w:type="dxa"/>
            <w:shd w:val="clear" w:color="auto" w:fill="auto"/>
            <w:noWrap/>
            <w:vAlign w:val="bottom"/>
            <w:hideMark/>
          </w:tcPr>
          <w:p w14:paraId="4D541BDC"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2EBD994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3AADB77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5635FE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4063632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3FDEE1F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490DAE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242A1BD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E7AFE1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4F72A34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7BEEBC6C"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0722E69C" w14:textId="77777777" w:rsidTr="00F300AD">
        <w:trPr>
          <w:trHeight w:val="348"/>
        </w:trPr>
        <w:tc>
          <w:tcPr>
            <w:tcW w:w="1204" w:type="dxa"/>
            <w:shd w:val="clear" w:color="auto" w:fill="auto"/>
            <w:noWrap/>
            <w:vAlign w:val="bottom"/>
            <w:hideMark/>
          </w:tcPr>
          <w:p w14:paraId="1B14FED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structural</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complexity</w:t>
            </w:r>
            <w:proofErr w:type="spellEnd"/>
          </w:p>
        </w:tc>
        <w:tc>
          <w:tcPr>
            <w:tcW w:w="1345" w:type="dxa"/>
            <w:shd w:val="clear" w:color="auto" w:fill="auto"/>
            <w:noWrap/>
            <w:vAlign w:val="bottom"/>
            <w:hideMark/>
          </w:tcPr>
          <w:p w14:paraId="0F81A799"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7C07471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3E3FF5A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6C00AD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006DC28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0DCBE99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2CD231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72C7270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5D30B2E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304BF18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C7CB46F"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2202CAFC" w14:textId="77777777" w:rsidTr="00F300AD">
        <w:trPr>
          <w:trHeight w:val="348"/>
        </w:trPr>
        <w:tc>
          <w:tcPr>
            <w:tcW w:w="1204" w:type="dxa"/>
            <w:shd w:val="clear" w:color="auto" w:fill="auto"/>
            <w:noWrap/>
            <w:vAlign w:val="bottom"/>
            <w:hideMark/>
          </w:tcPr>
          <w:p w14:paraId="60F5B1E2"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laminar total </w:t>
            </w:r>
            <w:proofErr w:type="spellStart"/>
            <w:r w:rsidRPr="00241810">
              <w:rPr>
                <w:rFonts w:ascii="Rubik" w:eastAsia="Times New Roman" w:hAnsi="Rubik" w:cs="Rubik"/>
                <w:color w:val="000000"/>
                <w:lang w:val="pt-BR" w:eastAsia="pt-BR"/>
              </w:rPr>
              <w:t>chlorophyll</w:t>
            </w:r>
            <w:proofErr w:type="spellEnd"/>
          </w:p>
        </w:tc>
        <w:tc>
          <w:tcPr>
            <w:tcW w:w="1345" w:type="dxa"/>
            <w:shd w:val="clear" w:color="auto" w:fill="auto"/>
            <w:noWrap/>
            <w:vAlign w:val="bottom"/>
            <w:hideMark/>
          </w:tcPr>
          <w:p w14:paraId="4CB60251"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7D83C7B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4392E0E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74CBA55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43939C4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10DF325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5D9A6E8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088ED26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A29F34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66710C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1AFAC922"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5784B86B" w14:textId="77777777" w:rsidTr="00F300AD">
        <w:trPr>
          <w:trHeight w:val="348"/>
        </w:trPr>
        <w:tc>
          <w:tcPr>
            <w:tcW w:w="1204" w:type="dxa"/>
            <w:shd w:val="clear" w:color="auto" w:fill="auto"/>
            <w:noWrap/>
            <w:vAlign w:val="bottom"/>
            <w:hideMark/>
          </w:tcPr>
          <w:p w14:paraId="6031F0C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fiber</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percentage</w:t>
            </w:r>
            <w:proofErr w:type="spellEnd"/>
          </w:p>
        </w:tc>
        <w:tc>
          <w:tcPr>
            <w:tcW w:w="1345" w:type="dxa"/>
            <w:shd w:val="clear" w:color="auto" w:fill="auto"/>
            <w:noWrap/>
            <w:vAlign w:val="bottom"/>
            <w:hideMark/>
          </w:tcPr>
          <w:p w14:paraId="76EEC3DA"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40DC7FE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6624792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2048565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1223F4A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086EAB3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8AAA44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656C64E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0A688FA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85A911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757D0062"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672E61D4" w14:textId="77777777" w:rsidTr="00F300AD">
        <w:trPr>
          <w:trHeight w:val="348"/>
        </w:trPr>
        <w:tc>
          <w:tcPr>
            <w:tcW w:w="1204" w:type="dxa"/>
            <w:shd w:val="clear" w:color="auto" w:fill="auto"/>
            <w:noWrap/>
            <w:vAlign w:val="bottom"/>
            <w:hideMark/>
          </w:tcPr>
          <w:p w14:paraId="19A3D4C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lastRenderedPageBreak/>
              <w:t>carbon</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percentage</w:t>
            </w:r>
            <w:proofErr w:type="spellEnd"/>
          </w:p>
        </w:tc>
        <w:tc>
          <w:tcPr>
            <w:tcW w:w="1345" w:type="dxa"/>
            <w:shd w:val="clear" w:color="auto" w:fill="auto"/>
            <w:noWrap/>
            <w:vAlign w:val="bottom"/>
            <w:hideMark/>
          </w:tcPr>
          <w:p w14:paraId="3D26FCC9"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1BBC75B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27FD17B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383BBB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5FC46AF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0D4759C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054BB99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51B228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3D0884F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0AE29FA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33127C11"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495B425" w14:textId="77777777" w:rsidTr="00F300AD">
        <w:trPr>
          <w:trHeight w:val="348"/>
        </w:trPr>
        <w:tc>
          <w:tcPr>
            <w:tcW w:w="1204" w:type="dxa"/>
            <w:shd w:val="clear" w:color="auto" w:fill="auto"/>
            <w:noWrap/>
            <w:vAlign w:val="bottom"/>
            <w:hideMark/>
          </w:tcPr>
          <w:p w14:paraId="796BF10E"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crown</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width</w:t>
            </w:r>
            <w:proofErr w:type="spellEnd"/>
          </w:p>
        </w:tc>
        <w:tc>
          <w:tcPr>
            <w:tcW w:w="1345" w:type="dxa"/>
            <w:shd w:val="clear" w:color="auto" w:fill="auto"/>
            <w:noWrap/>
            <w:vAlign w:val="bottom"/>
            <w:hideMark/>
          </w:tcPr>
          <w:p w14:paraId="3D0BADA2"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0410E9F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17EC282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59CC68C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11DD997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7D55B3B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5BDC378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2A4A9A1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0B066E1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10B9A33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3CB69C44"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21F15A05" w14:textId="77777777" w:rsidTr="00F300AD">
        <w:trPr>
          <w:trHeight w:val="348"/>
        </w:trPr>
        <w:tc>
          <w:tcPr>
            <w:tcW w:w="1204" w:type="dxa"/>
            <w:shd w:val="clear" w:color="auto" w:fill="auto"/>
            <w:noWrap/>
            <w:vAlign w:val="bottom"/>
            <w:hideMark/>
          </w:tcPr>
          <w:p w14:paraId="3E2CC84F"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flexibility</w:t>
            </w:r>
            <w:proofErr w:type="spellEnd"/>
          </w:p>
        </w:tc>
        <w:tc>
          <w:tcPr>
            <w:tcW w:w="1345" w:type="dxa"/>
            <w:shd w:val="clear" w:color="auto" w:fill="auto"/>
            <w:noWrap/>
            <w:vAlign w:val="bottom"/>
            <w:hideMark/>
          </w:tcPr>
          <w:p w14:paraId="570D4282"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32BD5DD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25C5575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1EB5AAA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3A61C6E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54176E4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21EE205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75A6F5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36DFAA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D35AC4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6F1F61A1"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6C88DBDA" w14:textId="77777777" w:rsidTr="00F300AD">
        <w:trPr>
          <w:trHeight w:val="348"/>
        </w:trPr>
        <w:tc>
          <w:tcPr>
            <w:tcW w:w="1204" w:type="dxa"/>
            <w:shd w:val="clear" w:color="auto" w:fill="auto"/>
            <w:noWrap/>
            <w:vAlign w:val="bottom"/>
            <w:hideMark/>
          </w:tcPr>
          <w:p w14:paraId="4317477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minimum</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dissolved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oxygen</w:t>
            </w:r>
            <w:proofErr w:type="spellEnd"/>
          </w:p>
        </w:tc>
        <w:tc>
          <w:tcPr>
            <w:tcW w:w="1345" w:type="dxa"/>
            <w:shd w:val="clear" w:color="auto" w:fill="auto"/>
            <w:noWrap/>
            <w:vAlign w:val="bottom"/>
            <w:hideMark/>
          </w:tcPr>
          <w:p w14:paraId="6F1D44F1"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50EAD1E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5B836A9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5B9D6E0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419426A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6B9C333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2653DD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6103176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4EA4EB1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27DC693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4DBD26DD"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2164A74" w14:textId="77777777" w:rsidTr="00F300AD">
        <w:trPr>
          <w:trHeight w:val="348"/>
        </w:trPr>
        <w:tc>
          <w:tcPr>
            <w:tcW w:w="1204" w:type="dxa"/>
            <w:shd w:val="clear" w:color="auto" w:fill="auto"/>
            <w:noWrap/>
            <w:vAlign w:val="bottom"/>
            <w:hideMark/>
          </w:tcPr>
          <w:p w14:paraId="596725CB"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head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fraction</w:t>
            </w:r>
            <w:proofErr w:type="spellEnd"/>
          </w:p>
        </w:tc>
        <w:tc>
          <w:tcPr>
            <w:tcW w:w="1345" w:type="dxa"/>
            <w:shd w:val="clear" w:color="auto" w:fill="auto"/>
            <w:noWrap/>
            <w:vAlign w:val="bottom"/>
            <w:hideMark/>
          </w:tcPr>
          <w:p w14:paraId="6521B04A"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5874F50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19E8E7D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1712AB8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424A0E2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2E0E31B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7196AFE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3CE7B42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1FF7C1B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7ED073F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1DFE5BD9"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12419C5" w14:textId="77777777" w:rsidTr="00F300AD">
        <w:trPr>
          <w:trHeight w:val="348"/>
        </w:trPr>
        <w:tc>
          <w:tcPr>
            <w:tcW w:w="1204" w:type="dxa"/>
            <w:shd w:val="clear" w:color="auto" w:fill="auto"/>
            <w:noWrap/>
            <w:vAlign w:val="bottom"/>
            <w:hideMark/>
          </w:tcPr>
          <w:p w14:paraId="6C332DF0"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plant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functional</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type</w:t>
            </w:r>
            <w:proofErr w:type="spellEnd"/>
          </w:p>
        </w:tc>
        <w:tc>
          <w:tcPr>
            <w:tcW w:w="1345" w:type="dxa"/>
            <w:shd w:val="clear" w:color="auto" w:fill="auto"/>
            <w:noWrap/>
            <w:vAlign w:val="bottom"/>
            <w:hideMark/>
          </w:tcPr>
          <w:p w14:paraId="02763C50"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0CF480B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1AFB849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E19781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722121F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7C21292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F353D0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5873DAE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FA1150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11B069D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37D9FF4E"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0285A11F" w14:textId="77777777" w:rsidTr="00F300AD">
        <w:trPr>
          <w:trHeight w:val="348"/>
        </w:trPr>
        <w:tc>
          <w:tcPr>
            <w:tcW w:w="1204" w:type="dxa"/>
            <w:shd w:val="clear" w:color="auto" w:fill="auto"/>
            <w:noWrap/>
            <w:vAlign w:val="bottom"/>
            <w:hideMark/>
          </w:tcPr>
          <w:p w14:paraId="20FD6A8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colony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type</w:t>
            </w:r>
            <w:proofErr w:type="spellEnd"/>
          </w:p>
        </w:tc>
        <w:tc>
          <w:tcPr>
            <w:tcW w:w="1345" w:type="dxa"/>
            <w:shd w:val="clear" w:color="auto" w:fill="auto"/>
            <w:noWrap/>
            <w:vAlign w:val="bottom"/>
            <w:hideMark/>
          </w:tcPr>
          <w:p w14:paraId="34EC1C86"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610F20F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1C7066D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1F2722E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3B7299A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367CD20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D91A81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07EA3C8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40207CC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395FBC8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8D15A65"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1ABAB05" w14:textId="77777777" w:rsidTr="00F300AD">
        <w:trPr>
          <w:trHeight w:val="348"/>
        </w:trPr>
        <w:tc>
          <w:tcPr>
            <w:tcW w:w="1204" w:type="dxa"/>
            <w:shd w:val="clear" w:color="auto" w:fill="auto"/>
            <w:noWrap/>
            <w:vAlign w:val="bottom"/>
            <w:hideMark/>
          </w:tcPr>
          <w:p w14:paraId="5B82E03A" w14:textId="77777777" w:rsidR="00241810" w:rsidRPr="00241810" w:rsidRDefault="00241810" w:rsidP="00241810">
            <w:pPr>
              <w:spacing w:line="240" w:lineRule="auto"/>
              <w:rPr>
                <w:rFonts w:ascii="Rubik" w:eastAsia="Times New Roman" w:hAnsi="Rubik" w:cs="Rubik"/>
                <w:color w:val="000000"/>
                <w:lang w:val="en-US" w:eastAsia="pt-BR"/>
              </w:rPr>
            </w:pPr>
            <w:r w:rsidRPr="00241810">
              <w:rPr>
                <w:rFonts w:ascii="Rubik" w:eastAsia="Times New Roman" w:hAnsi="Rubik" w:cs="Rubik"/>
                <w:color w:val="000000"/>
                <w:lang w:val="en-US" w:eastAsia="pt-BR"/>
              </w:rPr>
              <w:t>ability to overgrow other colonies</w:t>
            </w:r>
          </w:p>
        </w:tc>
        <w:tc>
          <w:tcPr>
            <w:tcW w:w="1345" w:type="dxa"/>
            <w:shd w:val="clear" w:color="auto" w:fill="auto"/>
            <w:noWrap/>
            <w:vAlign w:val="bottom"/>
            <w:hideMark/>
          </w:tcPr>
          <w:p w14:paraId="46E0F33B" w14:textId="77777777" w:rsidR="00241810" w:rsidRPr="00241810" w:rsidRDefault="00241810" w:rsidP="00241810">
            <w:pPr>
              <w:spacing w:line="240" w:lineRule="auto"/>
              <w:rPr>
                <w:rFonts w:ascii="Rubik" w:eastAsia="Times New Roman" w:hAnsi="Rubik" w:cs="Rubik"/>
                <w:color w:val="000000"/>
                <w:lang w:val="en-US" w:eastAsia="pt-BR"/>
              </w:rPr>
            </w:pPr>
          </w:p>
        </w:tc>
        <w:tc>
          <w:tcPr>
            <w:tcW w:w="1084" w:type="dxa"/>
            <w:shd w:val="clear" w:color="auto" w:fill="auto"/>
            <w:noWrap/>
            <w:vAlign w:val="bottom"/>
            <w:hideMark/>
          </w:tcPr>
          <w:p w14:paraId="3EDFE6F7"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070" w:type="dxa"/>
            <w:shd w:val="clear" w:color="auto" w:fill="auto"/>
            <w:noWrap/>
            <w:vAlign w:val="bottom"/>
            <w:hideMark/>
          </w:tcPr>
          <w:p w14:paraId="2EAC64FA"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578" w:type="dxa"/>
            <w:shd w:val="clear" w:color="auto" w:fill="auto"/>
            <w:noWrap/>
            <w:vAlign w:val="bottom"/>
            <w:hideMark/>
          </w:tcPr>
          <w:p w14:paraId="26AA9D18"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023" w:type="dxa"/>
            <w:shd w:val="clear" w:color="auto" w:fill="auto"/>
            <w:noWrap/>
            <w:vAlign w:val="bottom"/>
            <w:hideMark/>
          </w:tcPr>
          <w:p w14:paraId="7A596620"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437" w:type="dxa"/>
            <w:shd w:val="clear" w:color="auto" w:fill="auto"/>
            <w:noWrap/>
            <w:vAlign w:val="bottom"/>
            <w:hideMark/>
          </w:tcPr>
          <w:p w14:paraId="52AFD39C"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170" w:type="dxa"/>
            <w:shd w:val="clear" w:color="auto" w:fill="auto"/>
            <w:noWrap/>
            <w:vAlign w:val="bottom"/>
            <w:hideMark/>
          </w:tcPr>
          <w:p w14:paraId="3E55D66C"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152" w:type="dxa"/>
            <w:shd w:val="clear" w:color="auto" w:fill="auto"/>
            <w:noWrap/>
            <w:vAlign w:val="bottom"/>
            <w:hideMark/>
          </w:tcPr>
          <w:p w14:paraId="7E0FC366"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994" w:type="dxa"/>
            <w:shd w:val="clear" w:color="auto" w:fill="auto"/>
            <w:noWrap/>
            <w:vAlign w:val="bottom"/>
            <w:hideMark/>
          </w:tcPr>
          <w:p w14:paraId="3DC81BE9"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934" w:type="dxa"/>
            <w:shd w:val="clear" w:color="auto" w:fill="auto"/>
            <w:noWrap/>
            <w:vAlign w:val="bottom"/>
            <w:hideMark/>
          </w:tcPr>
          <w:p w14:paraId="40E39D39" w14:textId="77777777" w:rsidR="00241810" w:rsidRPr="00241810" w:rsidRDefault="00241810" w:rsidP="00241810">
            <w:pPr>
              <w:spacing w:line="240" w:lineRule="auto"/>
              <w:rPr>
                <w:rFonts w:ascii="Rubik" w:eastAsia="Times New Roman" w:hAnsi="Rubik" w:cs="Rubik"/>
                <w:sz w:val="20"/>
                <w:szCs w:val="20"/>
                <w:lang w:val="en-US" w:eastAsia="pt-BR"/>
              </w:rPr>
            </w:pPr>
          </w:p>
        </w:tc>
        <w:tc>
          <w:tcPr>
            <w:tcW w:w="1125" w:type="dxa"/>
            <w:shd w:val="clear" w:color="auto" w:fill="auto"/>
            <w:noWrap/>
            <w:vAlign w:val="bottom"/>
            <w:hideMark/>
          </w:tcPr>
          <w:p w14:paraId="77137CE7" w14:textId="77777777" w:rsidR="00241810" w:rsidRPr="00241810" w:rsidRDefault="00241810" w:rsidP="00241810">
            <w:pPr>
              <w:spacing w:line="240" w:lineRule="auto"/>
              <w:rPr>
                <w:rFonts w:ascii="Rubik" w:eastAsia="Times New Roman" w:hAnsi="Rubik" w:cs="Rubik"/>
                <w:sz w:val="20"/>
                <w:szCs w:val="20"/>
                <w:lang w:val="en-US" w:eastAsia="pt-BR"/>
              </w:rPr>
            </w:pPr>
          </w:p>
        </w:tc>
      </w:tr>
      <w:tr w:rsidR="00F300AD" w:rsidRPr="00241810" w14:paraId="03F09303" w14:textId="77777777" w:rsidTr="00F300AD">
        <w:trPr>
          <w:trHeight w:val="348"/>
        </w:trPr>
        <w:tc>
          <w:tcPr>
            <w:tcW w:w="1204" w:type="dxa"/>
            <w:shd w:val="clear" w:color="auto" w:fill="auto"/>
            <w:noWrap/>
            <w:vAlign w:val="bottom"/>
            <w:hideMark/>
          </w:tcPr>
          <w:p w14:paraId="71CCB774"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nutrient</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uptake</w:t>
            </w:r>
            <w:proofErr w:type="spellEnd"/>
          </w:p>
        </w:tc>
        <w:tc>
          <w:tcPr>
            <w:tcW w:w="1345" w:type="dxa"/>
            <w:shd w:val="clear" w:color="auto" w:fill="auto"/>
            <w:noWrap/>
            <w:vAlign w:val="bottom"/>
            <w:hideMark/>
          </w:tcPr>
          <w:p w14:paraId="55A6D8C5"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7CD6F2A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5D28D36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024205E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39E87A2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26A410B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7F2199A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70FF0A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4990535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40DA298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C78736B"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70486E81" w14:textId="77777777" w:rsidTr="00F300AD">
        <w:trPr>
          <w:trHeight w:val="348"/>
        </w:trPr>
        <w:tc>
          <w:tcPr>
            <w:tcW w:w="1204" w:type="dxa"/>
            <w:shd w:val="clear" w:color="auto" w:fill="auto"/>
            <w:noWrap/>
            <w:vAlign w:val="bottom"/>
            <w:hideMark/>
          </w:tcPr>
          <w:p w14:paraId="3F4483FA"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ability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to</w:t>
            </w:r>
            <w:proofErr w:type="spellEnd"/>
            <w:r w:rsidRPr="00241810">
              <w:rPr>
                <w:rFonts w:ascii="Rubik" w:eastAsia="Times New Roman" w:hAnsi="Rubik" w:cs="Rubik"/>
                <w:color w:val="000000"/>
                <w:lang w:val="pt-BR" w:eastAsia="pt-BR"/>
              </w:rPr>
              <w:t xml:space="preserve"> capture p</w:t>
            </w:r>
          </w:p>
        </w:tc>
        <w:tc>
          <w:tcPr>
            <w:tcW w:w="1345" w:type="dxa"/>
            <w:shd w:val="clear" w:color="auto" w:fill="auto"/>
            <w:noWrap/>
            <w:vAlign w:val="bottom"/>
            <w:hideMark/>
          </w:tcPr>
          <w:p w14:paraId="4287D5E7"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7025CEB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75782D7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1E7589D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1E360C4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1A82778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A2F7D0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2ADC8EB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A5B26F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45F3C06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332A13DA"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267857A2" w14:textId="77777777" w:rsidTr="00F300AD">
        <w:trPr>
          <w:trHeight w:val="348"/>
        </w:trPr>
        <w:tc>
          <w:tcPr>
            <w:tcW w:w="1204" w:type="dxa"/>
            <w:shd w:val="clear" w:color="auto" w:fill="auto"/>
            <w:noWrap/>
            <w:vAlign w:val="bottom"/>
            <w:hideMark/>
          </w:tcPr>
          <w:p w14:paraId="25C442AD"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ability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to</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degradate</w:t>
            </w:r>
            <w:proofErr w:type="spellEnd"/>
            <w:r w:rsidRPr="00241810">
              <w:rPr>
                <w:rFonts w:ascii="Rubik" w:eastAsia="Times New Roman" w:hAnsi="Rubik" w:cs="Rubik"/>
                <w:color w:val="000000"/>
                <w:lang w:val="pt-BR" w:eastAsia="pt-BR"/>
              </w:rPr>
              <w:t xml:space="preserve"> c</w:t>
            </w:r>
          </w:p>
        </w:tc>
        <w:tc>
          <w:tcPr>
            <w:tcW w:w="1345" w:type="dxa"/>
            <w:shd w:val="clear" w:color="auto" w:fill="auto"/>
            <w:noWrap/>
            <w:vAlign w:val="bottom"/>
            <w:hideMark/>
          </w:tcPr>
          <w:p w14:paraId="753EAB67"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0042965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158E4E4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0F5D453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083463B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5CE32E1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26D2CD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015E0E6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105B0DD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102DA53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42287E0C"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79988F44" w14:textId="77777777" w:rsidTr="00F300AD">
        <w:trPr>
          <w:trHeight w:val="348"/>
        </w:trPr>
        <w:tc>
          <w:tcPr>
            <w:tcW w:w="1204" w:type="dxa"/>
            <w:shd w:val="clear" w:color="auto" w:fill="auto"/>
            <w:noWrap/>
            <w:vAlign w:val="bottom"/>
            <w:hideMark/>
          </w:tcPr>
          <w:p w14:paraId="71C6A5BC"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tiller</w:t>
            </w:r>
            <w:proofErr w:type="spellEnd"/>
          </w:p>
        </w:tc>
        <w:tc>
          <w:tcPr>
            <w:tcW w:w="1345" w:type="dxa"/>
            <w:shd w:val="clear" w:color="auto" w:fill="auto"/>
            <w:noWrap/>
            <w:vAlign w:val="bottom"/>
            <w:hideMark/>
          </w:tcPr>
          <w:p w14:paraId="6CD10CDD"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2AE765F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0A3F429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7EA8BD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3C03DA6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7ADD66D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ABF61B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3B15271D"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358A57C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1755674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4266B773"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4AF9B2EA" w14:textId="77777777" w:rsidTr="00F300AD">
        <w:trPr>
          <w:trHeight w:val="348"/>
        </w:trPr>
        <w:tc>
          <w:tcPr>
            <w:tcW w:w="1204" w:type="dxa"/>
            <w:shd w:val="clear" w:color="auto" w:fill="auto"/>
            <w:noWrap/>
            <w:vAlign w:val="bottom"/>
            <w:hideMark/>
          </w:tcPr>
          <w:p w14:paraId="6CBD1165"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longevity</w:t>
            </w:r>
            <w:proofErr w:type="spellEnd"/>
          </w:p>
        </w:tc>
        <w:tc>
          <w:tcPr>
            <w:tcW w:w="1345" w:type="dxa"/>
            <w:shd w:val="clear" w:color="auto" w:fill="auto"/>
            <w:noWrap/>
            <w:vAlign w:val="bottom"/>
            <w:hideMark/>
          </w:tcPr>
          <w:p w14:paraId="2C514CE6"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45FFDB1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0385ACE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3A4794D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6726551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449B7B1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1BCF225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7465216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66C00074"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6EDE424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5FA152FE"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0EA731FA" w14:textId="77777777" w:rsidTr="00F300AD">
        <w:trPr>
          <w:trHeight w:val="348"/>
        </w:trPr>
        <w:tc>
          <w:tcPr>
            <w:tcW w:w="1204" w:type="dxa"/>
            <w:shd w:val="clear" w:color="auto" w:fill="auto"/>
            <w:noWrap/>
            <w:vAlign w:val="bottom"/>
            <w:hideMark/>
          </w:tcPr>
          <w:p w14:paraId="68519046"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duration</w:t>
            </w:r>
            <w:proofErr w:type="spellEnd"/>
          </w:p>
        </w:tc>
        <w:tc>
          <w:tcPr>
            <w:tcW w:w="1345" w:type="dxa"/>
            <w:shd w:val="clear" w:color="auto" w:fill="auto"/>
            <w:noWrap/>
            <w:vAlign w:val="bottom"/>
            <w:hideMark/>
          </w:tcPr>
          <w:p w14:paraId="1C18C265"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7CE664E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2DBA8F7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691ED16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5E550C7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7FCC81E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63A0761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1DDF8E9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246E648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3A13DD9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729EE49"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08AA11A8" w14:textId="77777777" w:rsidTr="00F300AD">
        <w:trPr>
          <w:trHeight w:val="348"/>
        </w:trPr>
        <w:tc>
          <w:tcPr>
            <w:tcW w:w="1204" w:type="dxa"/>
            <w:shd w:val="clear" w:color="auto" w:fill="auto"/>
            <w:noWrap/>
            <w:vAlign w:val="bottom"/>
            <w:hideMark/>
          </w:tcPr>
          <w:p w14:paraId="3F34F3ED" w14:textId="77777777" w:rsidR="00241810" w:rsidRPr="00241810" w:rsidRDefault="00241810" w:rsidP="00241810">
            <w:pPr>
              <w:spacing w:line="240" w:lineRule="auto"/>
              <w:rPr>
                <w:rFonts w:ascii="Rubik" w:eastAsia="Times New Roman" w:hAnsi="Rubik" w:cs="Rubik"/>
                <w:color w:val="000000"/>
                <w:lang w:val="pt-BR" w:eastAsia="pt-BR"/>
              </w:rPr>
            </w:pPr>
            <w:r w:rsidRPr="00241810">
              <w:rPr>
                <w:rFonts w:ascii="Rubik" w:eastAsia="Times New Roman" w:hAnsi="Rubik" w:cs="Rubik"/>
                <w:color w:val="000000"/>
                <w:lang w:val="pt-BR" w:eastAsia="pt-BR"/>
              </w:rPr>
              <w:t xml:space="preserve">larval </w:t>
            </w:r>
            <w:proofErr w:type="spellStart"/>
            <w:r w:rsidRPr="00241810">
              <w:rPr>
                <w:rFonts w:ascii="Rubik" w:eastAsia="Times New Roman" w:hAnsi="Rubik" w:cs="Rubik"/>
                <w:color w:val="000000"/>
                <w:lang w:val="pt-BR" w:eastAsia="pt-BR"/>
              </w:rPr>
              <w:t>development</w:t>
            </w:r>
            <w:proofErr w:type="spellEnd"/>
          </w:p>
        </w:tc>
        <w:tc>
          <w:tcPr>
            <w:tcW w:w="1345" w:type="dxa"/>
            <w:shd w:val="clear" w:color="auto" w:fill="auto"/>
            <w:noWrap/>
            <w:vAlign w:val="bottom"/>
            <w:hideMark/>
          </w:tcPr>
          <w:p w14:paraId="6D7E9619"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2C513678"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42A356F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0F4BEC2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6EAEF39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48C327B7"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01D7851B"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441A065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35714365"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55334EB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2C60625B"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6395C122" w14:textId="77777777" w:rsidTr="00F300AD">
        <w:trPr>
          <w:trHeight w:val="348"/>
        </w:trPr>
        <w:tc>
          <w:tcPr>
            <w:tcW w:w="1204" w:type="dxa"/>
            <w:shd w:val="clear" w:color="auto" w:fill="auto"/>
            <w:noWrap/>
            <w:vAlign w:val="bottom"/>
            <w:hideMark/>
          </w:tcPr>
          <w:p w14:paraId="7F74104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stages</w:t>
            </w:r>
            <w:proofErr w:type="spellEnd"/>
          </w:p>
        </w:tc>
        <w:tc>
          <w:tcPr>
            <w:tcW w:w="1345" w:type="dxa"/>
            <w:shd w:val="clear" w:color="auto" w:fill="auto"/>
            <w:noWrap/>
            <w:vAlign w:val="bottom"/>
            <w:hideMark/>
          </w:tcPr>
          <w:p w14:paraId="22A1611E"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24176FF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322F8683"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64482E5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4027EA19"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564C9706"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534AA82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7220E9D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73B857AA"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0207FE3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7AF1A6F" w14:textId="77777777" w:rsidR="00241810" w:rsidRPr="00241810" w:rsidRDefault="00241810" w:rsidP="00241810">
            <w:pPr>
              <w:spacing w:line="240" w:lineRule="auto"/>
              <w:rPr>
                <w:rFonts w:ascii="Rubik" w:eastAsia="Times New Roman" w:hAnsi="Rubik" w:cs="Rubik"/>
                <w:sz w:val="20"/>
                <w:szCs w:val="20"/>
                <w:lang w:val="pt-BR" w:eastAsia="pt-BR"/>
              </w:rPr>
            </w:pPr>
          </w:p>
        </w:tc>
      </w:tr>
      <w:tr w:rsidR="00F300AD" w:rsidRPr="00241810" w14:paraId="79AF399C" w14:textId="77777777" w:rsidTr="00F300AD">
        <w:trPr>
          <w:trHeight w:val="348"/>
        </w:trPr>
        <w:tc>
          <w:tcPr>
            <w:tcW w:w="1204" w:type="dxa"/>
            <w:shd w:val="clear" w:color="auto" w:fill="auto"/>
            <w:noWrap/>
            <w:vAlign w:val="bottom"/>
            <w:hideMark/>
          </w:tcPr>
          <w:p w14:paraId="031F17A7" w14:textId="77777777" w:rsidR="00241810" w:rsidRPr="00241810" w:rsidRDefault="00241810" w:rsidP="00241810">
            <w:pPr>
              <w:spacing w:line="240" w:lineRule="auto"/>
              <w:rPr>
                <w:rFonts w:ascii="Rubik" w:eastAsia="Times New Roman" w:hAnsi="Rubik" w:cs="Rubik"/>
                <w:color w:val="000000"/>
                <w:lang w:val="pt-BR" w:eastAsia="pt-BR"/>
              </w:rPr>
            </w:pPr>
            <w:proofErr w:type="spellStart"/>
            <w:r w:rsidRPr="00241810">
              <w:rPr>
                <w:rFonts w:ascii="Rubik" w:eastAsia="Times New Roman" w:hAnsi="Rubik" w:cs="Rubik"/>
                <w:color w:val="000000"/>
                <w:lang w:val="pt-BR" w:eastAsia="pt-BR"/>
              </w:rPr>
              <w:t>respiration</w:t>
            </w:r>
            <w:proofErr w:type="spellEnd"/>
          </w:p>
        </w:tc>
        <w:tc>
          <w:tcPr>
            <w:tcW w:w="1345" w:type="dxa"/>
            <w:shd w:val="clear" w:color="auto" w:fill="auto"/>
            <w:noWrap/>
            <w:vAlign w:val="bottom"/>
            <w:hideMark/>
          </w:tcPr>
          <w:p w14:paraId="5ADB11D8" w14:textId="77777777" w:rsidR="00241810" w:rsidRPr="00241810" w:rsidRDefault="00241810" w:rsidP="00241810">
            <w:pPr>
              <w:spacing w:line="240" w:lineRule="auto"/>
              <w:rPr>
                <w:rFonts w:ascii="Rubik" w:eastAsia="Times New Roman" w:hAnsi="Rubik" w:cs="Rubik"/>
                <w:color w:val="000000"/>
                <w:lang w:val="pt-BR" w:eastAsia="pt-BR"/>
              </w:rPr>
            </w:pPr>
          </w:p>
        </w:tc>
        <w:tc>
          <w:tcPr>
            <w:tcW w:w="1084" w:type="dxa"/>
            <w:shd w:val="clear" w:color="auto" w:fill="auto"/>
            <w:noWrap/>
            <w:vAlign w:val="bottom"/>
            <w:hideMark/>
          </w:tcPr>
          <w:p w14:paraId="214883C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70" w:type="dxa"/>
            <w:shd w:val="clear" w:color="auto" w:fill="auto"/>
            <w:noWrap/>
            <w:vAlign w:val="bottom"/>
            <w:hideMark/>
          </w:tcPr>
          <w:p w14:paraId="75F55BB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578" w:type="dxa"/>
            <w:shd w:val="clear" w:color="auto" w:fill="auto"/>
            <w:noWrap/>
            <w:vAlign w:val="bottom"/>
            <w:hideMark/>
          </w:tcPr>
          <w:p w14:paraId="60CD3CB2"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023" w:type="dxa"/>
            <w:shd w:val="clear" w:color="auto" w:fill="auto"/>
            <w:noWrap/>
            <w:vAlign w:val="bottom"/>
            <w:hideMark/>
          </w:tcPr>
          <w:p w14:paraId="3C9E6D2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437" w:type="dxa"/>
            <w:shd w:val="clear" w:color="auto" w:fill="auto"/>
            <w:noWrap/>
            <w:vAlign w:val="bottom"/>
            <w:hideMark/>
          </w:tcPr>
          <w:p w14:paraId="24CF427F"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70" w:type="dxa"/>
            <w:shd w:val="clear" w:color="auto" w:fill="auto"/>
            <w:noWrap/>
            <w:vAlign w:val="bottom"/>
            <w:hideMark/>
          </w:tcPr>
          <w:p w14:paraId="3E36D23C"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52" w:type="dxa"/>
            <w:shd w:val="clear" w:color="auto" w:fill="auto"/>
            <w:noWrap/>
            <w:vAlign w:val="bottom"/>
            <w:hideMark/>
          </w:tcPr>
          <w:p w14:paraId="582C284E"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94" w:type="dxa"/>
            <w:shd w:val="clear" w:color="auto" w:fill="auto"/>
            <w:noWrap/>
            <w:vAlign w:val="bottom"/>
            <w:hideMark/>
          </w:tcPr>
          <w:p w14:paraId="31131061"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934" w:type="dxa"/>
            <w:shd w:val="clear" w:color="auto" w:fill="auto"/>
            <w:noWrap/>
            <w:vAlign w:val="bottom"/>
            <w:hideMark/>
          </w:tcPr>
          <w:p w14:paraId="43681D20" w14:textId="77777777" w:rsidR="00241810" w:rsidRPr="00241810" w:rsidRDefault="00241810" w:rsidP="00241810">
            <w:pPr>
              <w:spacing w:line="240" w:lineRule="auto"/>
              <w:rPr>
                <w:rFonts w:ascii="Rubik" w:eastAsia="Times New Roman" w:hAnsi="Rubik" w:cs="Rubik"/>
                <w:sz w:val="20"/>
                <w:szCs w:val="20"/>
                <w:lang w:val="pt-BR" w:eastAsia="pt-BR"/>
              </w:rPr>
            </w:pPr>
          </w:p>
        </w:tc>
        <w:tc>
          <w:tcPr>
            <w:tcW w:w="1125" w:type="dxa"/>
            <w:shd w:val="clear" w:color="auto" w:fill="auto"/>
            <w:noWrap/>
            <w:vAlign w:val="bottom"/>
            <w:hideMark/>
          </w:tcPr>
          <w:p w14:paraId="0C321DD5" w14:textId="77777777" w:rsidR="00241810" w:rsidRPr="00241810" w:rsidRDefault="00241810" w:rsidP="00241810">
            <w:pPr>
              <w:spacing w:line="240" w:lineRule="auto"/>
              <w:rPr>
                <w:rFonts w:ascii="Rubik" w:eastAsia="Times New Roman" w:hAnsi="Rubik" w:cs="Rubik"/>
                <w:sz w:val="20"/>
                <w:szCs w:val="20"/>
                <w:lang w:val="pt-BR" w:eastAsia="pt-BR"/>
              </w:rPr>
            </w:pPr>
          </w:p>
        </w:tc>
      </w:tr>
    </w:tbl>
    <w:p w14:paraId="14E3E73D" w14:textId="0D489037" w:rsidR="00241810" w:rsidRDefault="00241810" w:rsidP="00617BB8">
      <w:pPr>
        <w:spacing w:after="240" w:line="480" w:lineRule="auto"/>
        <w:rPr>
          <w:rFonts w:ascii="Rubik" w:hAnsi="Rubik" w:cs="Rubik"/>
          <w:sz w:val="24"/>
          <w:szCs w:val="24"/>
          <w:lang w:val="en-US"/>
        </w:rPr>
      </w:pPr>
    </w:p>
    <w:p w14:paraId="2CF0FB1B" w14:textId="61B28C7B" w:rsidR="009A1707" w:rsidRDefault="009A1707" w:rsidP="00617BB8">
      <w:pPr>
        <w:spacing w:after="240" w:line="480" w:lineRule="auto"/>
        <w:rPr>
          <w:rFonts w:ascii="Rubik" w:hAnsi="Rubik" w:cs="Rubik"/>
          <w:sz w:val="24"/>
          <w:szCs w:val="24"/>
          <w:lang w:val="en-US"/>
        </w:rPr>
      </w:pPr>
      <w:r>
        <w:rPr>
          <w:rFonts w:ascii="Rubik" w:hAnsi="Rubik" w:cs="Rubik"/>
          <w:sz w:val="24"/>
          <w:szCs w:val="24"/>
          <w:lang w:val="en-US"/>
        </w:rPr>
        <w:lastRenderedPageBreak/>
        <w:t>Table S4: Frequency in trait categories across data entries. Values per trait category are number of entries standardized by the number of entries per functional approach.</w:t>
      </w:r>
    </w:p>
    <w:tbl>
      <w:tblPr>
        <w:tblW w:w="13964"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680"/>
        <w:gridCol w:w="1057"/>
        <w:gridCol w:w="998"/>
        <w:gridCol w:w="736"/>
        <w:gridCol w:w="1089"/>
        <w:gridCol w:w="1351"/>
        <w:gridCol w:w="902"/>
        <w:gridCol w:w="842"/>
        <w:gridCol w:w="901"/>
        <w:gridCol w:w="1389"/>
        <w:gridCol w:w="772"/>
        <w:gridCol w:w="1541"/>
        <w:gridCol w:w="694"/>
        <w:gridCol w:w="12"/>
      </w:tblGrid>
      <w:tr w:rsidR="002646E4" w:rsidRPr="002646E4" w14:paraId="781B94BE" w14:textId="77777777" w:rsidTr="00B25752">
        <w:trPr>
          <w:trHeight w:val="400"/>
        </w:trPr>
        <w:tc>
          <w:tcPr>
            <w:tcW w:w="1680" w:type="dxa"/>
            <w:tcBorders>
              <w:top w:val="single" w:sz="4" w:space="0" w:color="auto"/>
              <w:bottom w:val="single" w:sz="4" w:space="0" w:color="auto"/>
            </w:tcBorders>
            <w:shd w:val="clear" w:color="auto" w:fill="auto"/>
            <w:noWrap/>
            <w:vAlign w:val="center"/>
            <w:hideMark/>
          </w:tcPr>
          <w:p w14:paraId="01ED5159" w14:textId="77777777" w:rsidR="002646E4" w:rsidRPr="002646E4" w:rsidRDefault="002646E4" w:rsidP="002646E4">
            <w:pPr>
              <w:spacing w:line="240" w:lineRule="auto"/>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Functional</w:t>
            </w:r>
            <w:proofErr w:type="spellEnd"/>
            <w:r w:rsidRPr="002646E4">
              <w:rPr>
                <w:rFonts w:ascii="Rubik" w:eastAsia="Times New Roman" w:hAnsi="Rubik" w:cs="Rubik"/>
                <w:color w:val="000000"/>
                <w:lang w:val="pt-BR" w:eastAsia="pt-BR"/>
              </w:rPr>
              <w:t xml:space="preserve"> approach</w:t>
            </w:r>
          </w:p>
        </w:tc>
        <w:tc>
          <w:tcPr>
            <w:tcW w:w="12284" w:type="dxa"/>
            <w:gridSpan w:val="13"/>
            <w:tcBorders>
              <w:top w:val="single" w:sz="4" w:space="0" w:color="auto"/>
              <w:bottom w:val="single" w:sz="4" w:space="0" w:color="auto"/>
            </w:tcBorders>
            <w:shd w:val="clear" w:color="auto" w:fill="auto"/>
            <w:noWrap/>
            <w:vAlign w:val="center"/>
            <w:hideMark/>
          </w:tcPr>
          <w:p w14:paraId="085676E3" w14:textId="77777777"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Trait</w:t>
            </w:r>
            <w:proofErr w:type="spellEnd"/>
            <w:r w:rsidRPr="002646E4">
              <w:rPr>
                <w:rFonts w:ascii="Rubik" w:eastAsia="Times New Roman" w:hAnsi="Rubik" w:cs="Rubik"/>
                <w:color w:val="000000"/>
                <w:lang w:val="pt-BR" w:eastAsia="pt-BR"/>
              </w:rPr>
              <w:t xml:space="preserve"> </w:t>
            </w:r>
            <w:proofErr w:type="spellStart"/>
            <w:r w:rsidRPr="002646E4">
              <w:rPr>
                <w:rFonts w:ascii="Rubik" w:eastAsia="Times New Roman" w:hAnsi="Rubik" w:cs="Rubik"/>
                <w:color w:val="000000"/>
                <w:lang w:val="pt-BR" w:eastAsia="pt-BR"/>
              </w:rPr>
              <w:t>category</w:t>
            </w:r>
            <w:proofErr w:type="spellEnd"/>
          </w:p>
        </w:tc>
      </w:tr>
      <w:tr w:rsidR="00B25752" w:rsidRPr="002646E4" w14:paraId="25991694" w14:textId="77777777" w:rsidTr="00B25752">
        <w:trPr>
          <w:gridAfter w:val="1"/>
          <w:wAfter w:w="12" w:type="dxa"/>
          <w:trHeight w:val="400"/>
        </w:trPr>
        <w:tc>
          <w:tcPr>
            <w:tcW w:w="1680" w:type="dxa"/>
            <w:shd w:val="clear" w:color="auto" w:fill="auto"/>
            <w:noWrap/>
            <w:vAlign w:val="center"/>
            <w:hideMark/>
          </w:tcPr>
          <w:p w14:paraId="55262949" w14:textId="77777777" w:rsidR="002646E4" w:rsidRPr="002646E4" w:rsidRDefault="002646E4" w:rsidP="002646E4">
            <w:pPr>
              <w:spacing w:line="240" w:lineRule="auto"/>
              <w:rPr>
                <w:rFonts w:ascii="Rubik" w:eastAsia="Times New Roman" w:hAnsi="Rubik" w:cs="Rubik"/>
                <w:color w:val="000000"/>
                <w:lang w:val="pt-BR" w:eastAsia="pt-BR"/>
              </w:rPr>
            </w:pPr>
          </w:p>
        </w:tc>
        <w:tc>
          <w:tcPr>
            <w:tcW w:w="1057" w:type="dxa"/>
            <w:shd w:val="clear" w:color="auto" w:fill="auto"/>
            <w:noWrap/>
            <w:vAlign w:val="center"/>
            <w:hideMark/>
          </w:tcPr>
          <w:p w14:paraId="340AB235" w14:textId="4A8FC9FA"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Behavior</w:t>
            </w:r>
            <w:proofErr w:type="spellEnd"/>
          </w:p>
        </w:tc>
        <w:tc>
          <w:tcPr>
            <w:tcW w:w="998" w:type="dxa"/>
            <w:shd w:val="clear" w:color="auto" w:fill="auto"/>
            <w:noWrap/>
            <w:vAlign w:val="center"/>
            <w:hideMark/>
          </w:tcPr>
          <w:p w14:paraId="1963692F" w14:textId="2068859C"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Defense</w:t>
            </w:r>
          </w:p>
        </w:tc>
        <w:tc>
          <w:tcPr>
            <w:tcW w:w="736" w:type="dxa"/>
            <w:shd w:val="clear" w:color="auto" w:fill="auto"/>
            <w:noWrap/>
            <w:vAlign w:val="center"/>
            <w:hideMark/>
          </w:tcPr>
          <w:p w14:paraId="15C6DFF5" w14:textId="298C92CC"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Diet</w:t>
            </w:r>
          </w:p>
        </w:tc>
        <w:tc>
          <w:tcPr>
            <w:tcW w:w="1089" w:type="dxa"/>
            <w:shd w:val="clear" w:color="auto" w:fill="auto"/>
            <w:noWrap/>
            <w:vAlign w:val="center"/>
            <w:hideMark/>
          </w:tcPr>
          <w:p w14:paraId="098A701B" w14:textId="3EA8F7FB"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Dispersal</w:t>
            </w:r>
            <w:proofErr w:type="spellEnd"/>
          </w:p>
        </w:tc>
        <w:tc>
          <w:tcPr>
            <w:tcW w:w="1351" w:type="dxa"/>
            <w:shd w:val="clear" w:color="auto" w:fill="auto"/>
            <w:noWrap/>
            <w:vAlign w:val="center"/>
            <w:hideMark/>
          </w:tcPr>
          <w:p w14:paraId="1EFB74D5" w14:textId="30D8E6F8"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Distribution</w:t>
            </w:r>
            <w:proofErr w:type="spellEnd"/>
          </w:p>
        </w:tc>
        <w:tc>
          <w:tcPr>
            <w:tcW w:w="902" w:type="dxa"/>
            <w:shd w:val="clear" w:color="auto" w:fill="auto"/>
            <w:noWrap/>
            <w:vAlign w:val="center"/>
            <w:hideMark/>
          </w:tcPr>
          <w:p w14:paraId="2FBDCB9F" w14:textId="7DDFDB64"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Growth</w:t>
            </w:r>
            <w:proofErr w:type="spellEnd"/>
          </w:p>
        </w:tc>
        <w:tc>
          <w:tcPr>
            <w:tcW w:w="842" w:type="dxa"/>
            <w:shd w:val="clear" w:color="auto" w:fill="auto"/>
            <w:noWrap/>
            <w:vAlign w:val="center"/>
            <w:hideMark/>
          </w:tcPr>
          <w:p w14:paraId="1F396E1A" w14:textId="1967FAB1"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Habit</w:t>
            </w:r>
            <w:proofErr w:type="spellEnd"/>
          </w:p>
        </w:tc>
        <w:tc>
          <w:tcPr>
            <w:tcW w:w="901" w:type="dxa"/>
            <w:shd w:val="clear" w:color="auto" w:fill="auto"/>
            <w:noWrap/>
            <w:vAlign w:val="center"/>
            <w:hideMark/>
          </w:tcPr>
          <w:p w14:paraId="79419F07" w14:textId="0893F1C5"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Habitat</w:t>
            </w:r>
          </w:p>
        </w:tc>
        <w:tc>
          <w:tcPr>
            <w:tcW w:w="1389" w:type="dxa"/>
            <w:shd w:val="clear" w:color="auto" w:fill="auto"/>
            <w:noWrap/>
            <w:vAlign w:val="center"/>
            <w:hideMark/>
          </w:tcPr>
          <w:p w14:paraId="657EC999" w14:textId="00389976"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Interactions</w:t>
            </w:r>
            <w:proofErr w:type="spellEnd"/>
          </w:p>
        </w:tc>
        <w:tc>
          <w:tcPr>
            <w:tcW w:w="772" w:type="dxa"/>
            <w:shd w:val="clear" w:color="auto" w:fill="auto"/>
            <w:noWrap/>
            <w:vAlign w:val="center"/>
            <w:hideMark/>
          </w:tcPr>
          <w:p w14:paraId="4C08EEBD" w14:textId="10C4C2CC"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Other</w:t>
            </w:r>
          </w:p>
        </w:tc>
        <w:tc>
          <w:tcPr>
            <w:tcW w:w="1541" w:type="dxa"/>
            <w:shd w:val="clear" w:color="auto" w:fill="auto"/>
            <w:noWrap/>
            <w:vAlign w:val="center"/>
            <w:hideMark/>
          </w:tcPr>
          <w:p w14:paraId="0DBBA1AE" w14:textId="121C93B5"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Reproduction</w:t>
            </w:r>
            <w:proofErr w:type="spellEnd"/>
          </w:p>
        </w:tc>
        <w:tc>
          <w:tcPr>
            <w:tcW w:w="694" w:type="dxa"/>
            <w:shd w:val="clear" w:color="auto" w:fill="auto"/>
            <w:noWrap/>
            <w:vAlign w:val="center"/>
            <w:hideMark/>
          </w:tcPr>
          <w:p w14:paraId="72363B97" w14:textId="61EF42EB" w:rsidR="002646E4" w:rsidRPr="002646E4" w:rsidRDefault="002646E4" w:rsidP="002646E4">
            <w:pPr>
              <w:spacing w:line="240" w:lineRule="auto"/>
              <w:jc w:val="center"/>
              <w:rPr>
                <w:rFonts w:ascii="Rubik" w:eastAsia="Times New Roman" w:hAnsi="Rubik" w:cs="Rubik"/>
                <w:color w:val="000000"/>
                <w:lang w:val="pt-BR" w:eastAsia="pt-BR"/>
              </w:rPr>
            </w:pPr>
            <w:proofErr w:type="spellStart"/>
            <w:r w:rsidRPr="002646E4">
              <w:rPr>
                <w:rFonts w:ascii="Rubik" w:eastAsia="Times New Roman" w:hAnsi="Rubik" w:cs="Rubik"/>
                <w:color w:val="000000"/>
                <w:lang w:val="pt-BR" w:eastAsia="pt-BR"/>
              </w:rPr>
              <w:t>Size</w:t>
            </w:r>
            <w:proofErr w:type="spellEnd"/>
          </w:p>
        </w:tc>
      </w:tr>
      <w:tr w:rsidR="00B25752" w:rsidRPr="002646E4" w14:paraId="72F3E355" w14:textId="77777777" w:rsidTr="00B25752">
        <w:trPr>
          <w:gridAfter w:val="1"/>
          <w:wAfter w:w="12" w:type="dxa"/>
          <w:trHeight w:val="400"/>
        </w:trPr>
        <w:tc>
          <w:tcPr>
            <w:tcW w:w="1680" w:type="dxa"/>
            <w:shd w:val="clear" w:color="auto" w:fill="auto"/>
            <w:noWrap/>
            <w:vAlign w:val="center"/>
            <w:hideMark/>
          </w:tcPr>
          <w:p w14:paraId="7D03F604" w14:textId="77777777" w:rsidR="002646E4" w:rsidRPr="002646E4" w:rsidRDefault="002646E4" w:rsidP="002646E4">
            <w:pPr>
              <w:spacing w:line="240" w:lineRule="auto"/>
              <w:rPr>
                <w:rFonts w:ascii="Rubik" w:eastAsia="Times New Roman" w:hAnsi="Rubik" w:cs="Rubik"/>
                <w:color w:val="000000"/>
                <w:lang w:val="pt-BR" w:eastAsia="pt-BR"/>
              </w:rPr>
            </w:pPr>
            <w:r w:rsidRPr="002646E4">
              <w:rPr>
                <w:rFonts w:ascii="Rubik" w:eastAsia="Times New Roman" w:hAnsi="Rubik" w:cs="Rubik"/>
                <w:color w:val="000000"/>
                <w:lang w:val="pt-BR" w:eastAsia="pt-BR"/>
              </w:rPr>
              <w:t>Both</w:t>
            </w:r>
          </w:p>
        </w:tc>
        <w:tc>
          <w:tcPr>
            <w:tcW w:w="1057" w:type="dxa"/>
            <w:shd w:val="clear" w:color="auto" w:fill="auto"/>
            <w:noWrap/>
            <w:vAlign w:val="center"/>
            <w:hideMark/>
          </w:tcPr>
          <w:p w14:paraId="1C01F7E2"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0.29</w:t>
            </w:r>
          </w:p>
        </w:tc>
        <w:tc>
          <w:tcPr>
            <w:tcW w:w="998" w:type="dxa"/>
            <w:shd w:val="clear" w:color="auto" w:fill="auto"/>
            <w:noWrap/>
            <w:vAlign w:val="center"/>
            <w:hideMark/>
          </w:tcPr>
          <w:p w14:paraId="128F5978"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0.29</w:t>
            </w:r>
          </w:p>
        </w:tc>
        <w:tc>
          <w:tcPr>
            <w:tcW w:w="736" w:type="dxa"/>
            <w:shd w:val="clear" w:color="auto" w:fill="auto"/>
            <w:noWrap/>
            <w:vAlign w:val="center"/>
            <w:hideMark/>
          </w:tcPr>
          <w:p w14:paraId="20680532"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40.29</w:t>
            </w:r>
          </w:p>
        </w:tc>
        <w:tc>
          <w:tcPr>
            <w:tcW w:w="1089" w:type="dxa"/>
            <w:shd w:val="clear" w:color="auto" w:fill="auto"/>
            <w:noWrap/>
            <w:vAlign w:val="center"/>
            <w:hideMark/>
          </w:tcPr>
          <w:p w14:paraId="519C1645"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9.71</w:t>
            </w:r>
          </w:p>
        </w:tc>
        <w:tc>
          <w:tcPr>
            <w:tcW w:w="1351" w:type="dxa"/>
            <w:shd w:val="clear" w:color="auto" w:fill="auto"/>
            <w:noWrap/>
            <w:vAlign w:val="center"/>
            <w:hideMark/>
          </w:tcPr>
          <w:p w14:paraId="6C0F3D5D"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1.76</w:t>
            </w:r>
          </w:p>
        </w:tc>
        <w:tc>
          <w:tcPr>
            <w:tcW w:w="902" w:type="dxa"/>
            <w:shd w:val="clear" w:color="auto" w:fill="auto"/>
            <w:noWrap/>
            <w:vAlign w:val="center"/>
            <w:hideMark/>
          </w:tcPr>
          <w:p w14:paraId="1FB212FF"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2.35</w:t>
            </w:r>
          </w:p>
        </w:tc>
        <w:tc>
          <w:tcPr>
            <w:tcW w:w="842" w:type="dxa"/>
            <w:shd w:val="clear" w:color="auto" w:fill="auto"/>
            <w:noWrap/>
            <w:vAlign w:val="center"/>
            <w:hideMark/>
          </w:tcPr>
          <w:p w14:paraId="0D8F7E02"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0.59</w:t>
            </w:r>
          </w:p>
        </w:tc>
        <w:tc>
          <w:tcPr>
            <w:tcW w:w="901" w:type="dxa"/>
            <w:shd w:val="clear" w:color="auto" w:fill="auto"/>
            <w:noWrap/>
            <w:vAlign w:val="center"/>
            <w:hideMark/>
          </w:tcPr>
          <w:p w14:paraId="54E1BD23"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7.65</w:t>
            </w:r>
          </w:p>
        </w:tc>
        <w:tc>
          <w:tcPr>
            <w:tcW w:w="1389" w:type="dxa"/>
            <w:shd w:val="clear" w:color="auto" w:fill="auto"/>
            <w:noWrap/>
            <w:vAlign w:val="center"/>
            <w:hideMark/>
          </w:tcPr>
          <w:p w14:paraId="7321BA35"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10.59</w:t>
            </w:r>
          </w:p>
        </w:tc>
        <w:tc>
          <w:tcPr>
            <w:tcW w:w="772" w:type="dxa"/>
            <w:shd w:val="clear" w:color="auto" w:fill="auto"/>
            <w:noWrap/>
            <w:vAlign w:val="center"/>
            <w:hideMark/>
          </w:tcPr>
          <w:p w14:paraId="6FF182EE"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15.88</w:t>
            </w:r>
          </w:p>
        </w:tc>
        <w:tc>
          <w:tcPr>
            <w:tcW w:w="1541" w:type="dxa"/>
            <w:shd w:val="clear" w:color="auto" w:fill="auto"/>
            <w:noWrap/>
            <w:vAlign w:val="center"/>
            <w:hideMark/>
          </w:tcPr>
          <w:p w14:paraId="1F38D215"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2.65</w:t>
            </w:r>
          </w:p>
        </w:tc>
        <w:tc>
          <w:tcPr>
            <w:tcW w:w="694" w:type="dxa"/>
            <w:shd w:val="clear" w:color="auto" w:fill="auto"/>
            <w:noWrap/>
            <w:vAlign w:val="center"/>
            <w:hideMark/>
          </w:tcPr>
          <w:p w14:paraId="61E03F93"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7.94</w:t>
            </w:r>
          </w:p>
        </w:tc>
      </w:tr>
      <w:tr w:rsidR="00B25752" w:rsidRPr="002646E4" w14:paraId="0EDC4504" w14:textId="77777777" w:rsidTr="00B25752">
        <w:trPr>
          <w:gridAfter w:val="1"/>
          <w:wAfter w:w="12" w:type="dxa"/>
          <w:trHeight w:val="400"/>
        </w:trPr>
        <w:tc>
          <w:tcPr>
            <w:tcW w:w="1680" w:type="dxa"/>
            <w:shd w:val="clear" w:color="auto" w:fill="auto"/>
            <w:noWrap/>
            <w:vAlign w:val="center"/>
            <w:hideMark/>
          </w:tcPr>
          <w:p w14:paraId="11653A87" w14:textId="77777777" w:rsidR="002646E4" w:rsidRPr="002646E4" w:rsidRDefault="002646E4" w:rsidP="002646E4">
            <w:pPr>
              <w:spacing w:line="240" w:lineRule="auto"/>
              <w:rPr>
                <w:rFonts w:ascii="Rubik" w:eastAsia="Times New Roman" w:hAnsi="Rubik" w:cs="Rubik"/>
                <w:color w:val="000000"/>
                <w:lang w:val="pt-BR" w:eastAsia="pt-BR"/>
              </w:rPr>
            </w:pPr>
            <w:r w:rsidRPr="002646E4">
              <w:rPr>
                <w:rFonts w:ascii="Rubik" w:eastAsia="Times New Roman" w:hAnsi="Rubik" w:cs="Rubik"/>
                <w:color w:val="000000"/>
                <w:lang w:val="pt-BR" w:eastAsia="pt-BR"/>
              </w:rPr>
              <w:t>Combine</w:t>
            </w:r>
          </w:p>
        </w:tc>
        <w:tc>
          <w:tcPr>
            <w:tcW w:w="1057" w:type="dxa"/>
            <w:shd w:val="clear" w:color="auto" w:fill="auto"/>
            <w:noWrap/>
            <w:vAlign w:val="center"/>
            <w:hideMark/>
          </w:tcPr>
          <w:p w14:paraId="73831040"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4.13</w:t>
            </w:r>
          </w:p>
        </w:tc>
        <w:tc>
          <w:tcPr>
            <w:tcW w:w="998" w:type="dxa"/>
            <w:shd w:val="clear" w:color="auto" w:fill="auto"/>
            <w:noWrap/>
            <w:vAlign w:val="center"/>
            <w:hideMark/>
          </w:tcPr>
          <w:p w14:paraId="061364D5"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1.55</w:t>
            </w:r>
          </w:p>
        </w:tc>
        <w:tc>
          <w:tcPr>
            <w:tcW w:w="736" w:type="dxa"/>
            <w:shd w:val="clear" w:color="auto" w:fill="auto"/>
            <w:noWrap/>
            <w:vAlign w:val="center"/>
            <w:hideMark/>
          </w:tcPr>
          <w:p w14:paraId="31100357"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25.84</w:t>
            </w:r>
          </w:p>
        </w:tc>
        <w:tc>
          <w:tcPr>
            <w:tcW w:w="1089" w:type="dxa"/>
            <w:shd w:val="clear" w:color="auto" w:fill="auto"/>
            <w:noWrap/>
            <w:vAlign w:val="center"/>
            <w:hideMark/>
          </w:tcPr>
          <w:p w14:paraId="4E5CF0C7"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2.58</w:t>
            </w:r>
          </w:p>
        </w:tc>
        <w:tc>
          <w:tcPr>
            <w:tcW w:w="1351" w:type="dxa"/>
            <w:shd w:val="clear" w:color="auto" w:fill="auto"/>
            <w:noWrap/>
            <w:vAlign w:val="center"/>
            <w:hideMark/>
          </w:tcPr>
          <w:p w14:paraId="5E8DE9C4"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4.91</w:t>
            </w:r>
          </w:p>
        </w:tc>
        <w:tc>
          <w:tcPr>
            <w:tcW w:w="902" w:type="dxa"/>
            <w:shd w:val="clear" w:color="auto" w:fill="auto"/>
            <w:noWrap/>
            <w:vAlign w:val="center"/>
            <w:hideMark/>
          </w:tcPr>
          <w:p w14:paraId="054DFE7D"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15.50</w:t>
            </w:r>
          </w:p>
        </w:tc>
        <w:tc>
          <w:tcPr>
            <w:tcW w:w="842" w:type="dxa"/>
            <w:shd w:val="clear" w:color="auto" w:fill="auto"/>
            <w:noWrap/>
            <w:vAlign w:val="center"/>
            <w:hideMark/>
          </w:tcPr>
          <w:p w14:paraId="1C28C5AC"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0.52</w:t>
            </w:r>
          </w:p>
        </w:tc>
        <w:tc>
          <w:tcPr>
            <w:tcW w:w="901" w:type="dxa"/>
            <w:shd w:val="clear" w:color="auto" w:fill="auto"/>
            <w:noWrap/>
            <w:vAlign w:val="center"/>
            <w:hideMark/>
          </w:tcPr>
          <w:p w14:paraId="63341D2A"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16.54</w:t>
            </w:r>
          </w:p>
        </w:tc>
        <w:tc>
          <w:tcPr>
            <w:tcW w:w="1389" w:type="dxa"/>
            <w:shd w:val="clear" w:color="auto" w:fill="auto"/>
            <w:noWrap/>
            <w:vAlign w:val="center"/>
            <w:hideMark/>
          </w:tcPr>
          <w:p w14:paraId="614FD19C"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0.00</w:t>
            </w:r>
          </w:p>
        </w:tc>
        <w:tc>
          <w:tcPr>
            <w:tcW w:w="772" w:type="dxa"/>
            <w:shd w:val="clear" w:color="auto" w:fill="auto"/>
            <w:noWrap/>
            <w:vAlign w:val="center"/>
            <w:hideMark/>
          </w:tcPr>
          <w:p w14:paraId="4E294974"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4.91</w:t>
            </w:r>
          </w:p>
        </w:tc>
        <w:tc>
          <w:tcPr>
            <w:tcW w:w="1541" w:type="dxa"/>
            <w:shd w:val="clear" w:color="auto" w:fill="auto"/>
            <w:noWrap/>
            <w:vAlign w:val="center"/>
            <w:hideMark/>
          </w:tcPr>
          <w:p w14:paraId="20F3C3AE"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3.88</w:t>
            </w:r>
          </w:p>
        </w:tc>
        <w:tc>
          <w:tcPr>
            <w:tcW w:w="694" w:type="dxa"/>
            <w:shd w:val="clear" w:color="auto" w:fill="auto"/>
            <w:noWrap/>
            <w:vAlign w:val="center"/>
            <w:hideMark/>
          </w:tcPr>
          <w:p w14:paraId="42A6AA33"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19.64</w:t>
            </w:r>
          </w:p>
        </w:tc>
      </w:tr>
      <w:tr w:rsidR="00B25752" w:rsidRPr="002646E4" w14:paraId="286B1F9A" w14:textId="77777777" w:rsidTr="00B25752">
        <w:trPr>
          <w:gridAfter w:val="1"/>
          <w:wAfter w:w="12" w:type="dxa"/>
          <w:trHeight w:val="400"/>
        </w:trPr>
        <w:tc>
          <w:tcPr>
            <w:tcW w:w="1680" w:type="dxa"/>
            <w:shd w:val="clear" w:color="auto" w:fill="auto"/>
            <w:noWrap/>
            <w:vAlign w:val="center"/>
            <w:hideMark/>
          </w:tcPr>
          <w:p w14:paraId="33505FCE" w14:textId="77777777" w:rsidR="002646E4" w:rsidRPr="002646E4" w:rsidRDefault="002646E4" w:rsidP="002646E4">
            <w:pPr>
              <w:spacing w:line="240" w:lineRule="auto"/>
              <w:rPr>
                <w:rFonts w:ascii="Rubik" w:eastAsia="Times New Roman" w:hAnsi="Rubik" w:cs="Rubik"/>
                <w:color w:val="000000"/>
                <w:lang w:val="pt-BR" w:eastAsia="pt-BR"/>
              </w:rPr>
            </w:pPr>
            <w:r w:rsidRPr="002646E4">
              <w:rPr>
                <w:rFonts w:ascii="Rubik" w:eastAsia="Times New Roman" w:hAnsi="Rubik" w:cs="Rubik"/>
                <w:color w:val="000000"/>
                <w:lang w:val="pt-BR" w:eastAsia="pt-BR"/>
              </w:rPr>
              <w:t>Compare</w:t>
            </w:r>
          </w:p>
        </w:tc>
        <w:tc>
          <w:tcPr>
            <w:tcW w:w="1057" w:type="dxa"/>
            <w:shd w:val="clear" w:color="auto" w:fill="auto"/>
            <w:noWrap/>
            <w:vAlign w:val="center"/>
            <w:hideMark/>
          </w:tcPr>
          <w:p w14:paraId="2D7821E7"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2.15</w:t>
            </w:r>
          </w:p>
        </w:tc>
        <w:tc>
          <w:tcPr>
            <w:tcW w:w="998" w:type="dxa"/>
            <w:shd w:val="clear" w:color="auto" w:fill="auto"/>
            <w:noWrap/>
            <w:vAlign w:val="center"/>
            <w:hideMark/>
          </w:tcPr>
          <w:p w14:paraId="74B95A01"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0.99</w:t>
            </w:r>
          </w:p>
        </w:tc>
        <w:tc>
          <w:tcPr>
            <w:tcW w:w="736" w:type="dxa"/>
            <w:shd w:val="clear" w:color="auto" w:fill="auto"/>
            <w:noWrap/>
            <w:vAlign w:val="center"/>
            <w:hideMark/>
          </w:tcPr>
          <w:p w14:paraId="05BED652"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18.65</w:t>
            </w:r>
          </w:p>
        </w:tc>
        <w:tc>
          <w:tcPr>
            <w:tcW w:w="1089" w:type="dxa"/>
            <w:shd w:val="clear" w:color="auto" w:fill="auto"/>
            <w:noWrap/>
            <w:vAlign w:val="center"/>
            <w:hideMark/>
          </w:tcPr>
          <w:p w14:paraId="0530C84E"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4.95</w:t>
            </w:r>
          </w:p>
        </w:tc>
        <w:tc>
          <w:tcPr>
            <w:tcW w:w="1351" w:type="dxa"/>
            <w:shd w:val="clear" w:color="auto" w:fill="auto"/>
            <w:noWrap/>
            <w:vAlign w:val="center"/>
            <w:hideMark/>
          </w:tcPr>
          <w:p w14:paraId="3B811ADF"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2.81</w:t>
            </w:r>
          </w:p>
        </w:tc>
        <w:tc>
          <w:tcPr>
            <w:tcW w:w="902" w:type="dxa"/>
            <w:shd w:val="clear" w:color="auto" w:fill="auto"/>
            <w:noWrap/>
            <w:vAlign w:val="center"/>
            <w:hideMark/>
          </w:tcPr>
          <w:p w14:paraId="62F0C23D"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11.55</w:t>
            </w:r>
          </w:p>
        </w:tc>
        <w:tc>
          <w:tcPr>
            <w:tcW w:w="842" w:type="dxa"/>
            <w:shd w:val="clear" w:color="auto" w:fill="auto"/>
            <w:noWrap/>
            <w:vAlign w:val="center"/>
            <w:hideMark/>
          </w:tcPr>
          <w:p w14:paraId="49588736"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1.82</w:t>
            </w:r>
          </w:p>
        </w:tc>
        <w:tc>
          <w:tcPr>
            <w:tcW w:w="901" w:type="dxa"/>
            <w:shd w:val="clear" w:color="auto" w:fill="auto"/>
            <w:noWrap/>
            <w:vAlign w:val="center"/>
            <w:hideMark/>
          </w:tcPr>
          <w:p w14:paraId="6447EF6B"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18.48</w:t>
            </w:r>
          </w:p>
        </w:tc>
        <w:tc>
          <w:tcPr>
            <w:tcW w:w="1389" w:type="dxa"/>
            <w:shd w:val="clear" w:color="auto" w:fill="auto"/>
            <w:noWrap/>
            <w:vAlign w:val="center"/>
            <w:hideMark/>
          </w:tcPr>
          <w:p w14:paraId="36B8BCAE"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2.15</w:t>
            </w:r>
          </w:p>
        </w:tc>
        <w:tc>
          <w:tcPr>
            <w:tcW w:w="772" w:type="dxa"/>
            <w:shd w:val="clear" w:color="auto" w:fill="auto"/>
            <w:noWrap/>
            <w:vAlign w:val="center"/>
            <w:hideMark/>
          </w:tcPr>
          <w:p w14:paraId="682B2CC2"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5.12</w:t>
            </w:r>
          </w:p>
        </w:tc>
        <w:tc>
          <w:tcPr>
            <w:tcW w:w="1541" w:type="dxa"/>
            <w:shd w:val="clear" w:color="auto" w:fill="auto"/>
            <w:noWrap/>
            <w:vAlign w:val="center"/>
            <w:hideMark/>
          </w:tcPr>
          <w:p w14:paraId="5B610E9A"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10.23</w:t>
            </w:r>
          </w:p>
        </w:tc>
        <w:tc>
          <w:tcPr>
            <w:tcW w:w="694" w:type="dxa"/>
            <w:shd w:val="clear" w:color="auto" w:fill="auto"/>
            <w:noWrap/>
            <w:vAlign w:val="center"/>
            <w:hideMark/>
          </w:tcPr>
          <w:p w14:paraId="357A1B03" w14:textId="77777777" w:rsidR="002646E4" w:rsidRPr="002646E4" w:rsidRDefault="002646E4" w:rsidP="002646E4">
            <w:pPr>
              <w:spacing w:line="240" w:lineRule="auto"/>
              <w:jc w:val="center"/>
              <w:rPr>
                <w:rFonts w:ascii="Rubik" w:eastAsia="Times New Roman" w:hAnsi="Rubik" w:cs="Rubik"/>
                <w:color w:val="000000"/>
                <w:lang w:val="pt-BR" w:eastAsia="pt-BR"/>
              </w:rPr>
            </w:pPr>
            <w:r w:rsidRPr="002646E4">
              <w:rPr>
                <w:rFonts w:ascii="Rubik" w:eastAsia="Times New Roman" w:hAnsi="Rubik" w:cs="Rubik"/>
                <w:color w:val="000000"/>
                <w:lang w:val="pt-BR" w:eastAsia="pt-BR"/>
              </w:rPr>
              <w:t>21.12</w:t>
            </w:r>
          </w:p>
        </w:tc>
      </w:tr>
    </w:tbl>
    <w:p w14:paraId="19C443D8" w14:textId="77777777" w:rsidR="009A1707" w:rsidRDefault="009A1707" w:rsidP="00617BB8">
      <w:pPr>
        <w:spacing w:after="240" w:line="480" w:lineRule="auto"/>
        <w:rPr>
          <w:rFonts w:ascii="Rubik" w:hAnsi="Rubik" w:cs="Rubik"/>
          <w:sz w:val="24"/>
          <w:szCs w:val="24"/>
          <w:lang w:val="en-US"/>
        </w:rPr>
      </w:pPr>
    </w:p>
    <w:p w14:paraId="69ED746C" w14:textId="77777777" w:rsidR="009A1707" w:rsidRDefault="009A1707" w:rsidP="00617BB8">
      <w:pPr>
        <w:spacing w:after="240" w:line="480" w:lineRule="auto"/>
        <w:rPr>
          <w:rFonts w:ascii="Rubik" w:hAnsi="Rubik" w:cs="Rubik"/>
          <w:sz w:val="24"/>
          <w:szCs w:val="24"/>
          <w:lang w:val="en-US"/>
        </w:rPr>
      </w:pPr>
    </w:p>
    <w:p w14:paraId="4E0B1546" w14:textId="7E696964" w:rsidR="009A1707" w:rsidRDefault="009A1707" w:rsidP="00617BB8">
      <w:pPr>
        <w:spacing w:after="240" w:line="480" w:lineRule="auto"/>
        <w:rPr>
          <w:rFonts w:ascii="Rubik" w:hAnsi="Rubik" w:cs="Rubik"/>
          <w:sz w:val="24"/>
          <w:szCs w:val="24"/>
          <w:lang w:val="en-US"/>
        </w:rPr>
      </w:pPr>
    </w:p>
    <w:p w14:paraId="2CFD2C66" w14:textId="079CFD54" w:rsidR="00C20F39" w:rsidRDefault="00C20F39" w:rsidP="00617BB8">
      <w:pPr>
        <w:spacing w:after="240" w:line="480" w:lineRule="auto"/>
        <w:rPr>
          <w:rFonts w:ascii="Rubik" w:hAnsi="Rubik" w:cs="Rubik"/>
          <w:sz w:val="24"/>
          <w:szCs w:val="24"/>
          <w:lang w:val="en-US"/>
        </w:rPr>
      </w:pPr>
    </w:p>
    <w:p w14:paraId="2CAF42CE" w14:textId="5AA290A8" w:rsidR="00C20F39" w:rsidRDefault="00C20F39" w:rsidP="00617BB8">
      <w:pPr>
        <w:spacing w:after="240" w:line="480" w:lineRule="auto"/>
        <w:rPr>
          <w:rFonts w:ascii="Rubik" w:hAnsi="Rubik" w:cs="Rubik"/>
          <w:sz w:val="24"/>
          <w:szCs w:val="24"/>
          <w:lang w:val="en-US"/>
        </w:rPr>
      </w:pPr>
    </w:p>
    <w:p w14:paraId="2994633C" w14:textId="3CAFC558" w:rsidR="00C20F39" w:rsidRDefault="00C20F39" w:rsidP="00617BB8">
      <w:pPr>
        <w:spacing w:after="240" w:line="480" w:lineRule="auto"/>
        <w:rPr>
          <w:rFonts w:ascii="Rubik" w:hAnsi="Rubik" w:cs="Rubik"/>
          <w:sz w:val="24"/>
          <w:szCs w:val="24"/>
          <w:lang w:val="en-US"/>
        </w:rPr>
      </w:pPr>
    </w:p>
    <w:p w14:paraId="3E32A4EC" w14:textId="37EDD76A" w:rsidR="00C20F39" w:rsidRDefault="00C20F39" w:rsidP="00617BB8">
      <w:pPr>
        <w:spacing w:after="240" w:line="480" w:lineRule="auto"/>
        <w:rPr>
          <w:rFonts w:ascii="Rubik" w:hAnsi="Rubik" w:cs="Rubik"/>
          <w:sz w:val="24"/>
          <w:szCs w:val="24"/>
          <w:lang w:val="en-US"/>
        </w:rPr>
      </w:pPr>
    </w:p>
    <w:p w14:paraId="3A6DC3A4" w14:textId="77777777" w:rsidR="00C20F39" w:rsidRDefault="00C20F39" w:rsidP="00617BB8">
      <w:pPr>
        <w:spacing w:after="240" w:line="480" w:lineRule="auto"/>
        <w:rPr>
          <w:rFonts w:ascii="Rubik" w:hAnsi="Rubik" w:cs="Rubik"/>
          <w:sz w:val="24"/>
          <w:szCs w:val="24"/>
          <w:lang w:val="en-US"/>
        </w:rPr>
      </w:pPr>
    </w:p>
    <w:p w14:paraId="33D14D5F" w14:textId="559847E6" w:rsidR="009E6762" w:rsidRDefault="009E6762" w:rsidP="00617BB8">
      <w:pPr>
        <w:spacing w:after="240" w:line="480" w:lineRule="auto"/>
        <w:rPr>
          <w:rFonts w:ascii="Rubik" w:hAnsi="Rubik" w:cs="Rubik"/>
          <w:sz w:val="24"/>
          <w:szCs w:val="24"/>
          <w:lang w:val="en-US"/>
        </w:rPr>
      </w:pPr>
      <w:r>
        <w:rPr>
          <w:rFonts w:ascii="Rubik" w:hAnsi="Rubik" w:cs="Rubik"/>
          <w:sz w:val="24"/>
          <w:szCs w:val="24"/>
          <w:lang w:val="en-US"/>
        </w:rPr>
        <w:t>Table S</w:t>
      </w:r>
      <w:r w:rsidR="009A1707">
        <w:rPr>
          <w:rFonts w:ascii="Rubik" w:hAnsi="Rubik" w:cs="Rubik"/>
          <w:sz w:val="24"/>
          <w:szCs w:val="24"/>
          <w:lang w:val="en-US"/>
        </w:rPr>
        <w:t>5</w:t>
      </w:r>
      <w:r>
        <w:rPr>
          <w:rFonts w:ascii="Rubik" w:hAnsi="Rubik" w:cs="Rubik"/>
          <w:sz w:val="24"/>
          <w:szCs w:val="24"/>
          <w:lang w:val="en-US"/>
        </w:rPr>
        <w:t>: Model selection analysis showing the ranking of models tested to find a trade-off between number of taxa (or MPD) and number of trait categories per study.</w:t>
      </w:r>
    </w:p>
    <w:tbl>
      <w:tblPr>
        <w:tblW w:w="11199"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357"/>
        <w:gridCol w:w="1631"/>
        <w:gridCol w:w="1998"/>
        <w:gridCol w:w="1208"/>
        <w:gridCol w:w="1339"/>
        <w:gridCol w:w="724"/>
        <w:gridCol w:w="1086"/>
        <w:gridCol w:w="845"/>
        <w:gridCol w:w="1060"/>
        <w:gridCol w:w="951"/>
      </w:tblGrid>
      <w:tr w:rsidR="00BB0BEE" w:rsidRPr="009E6762" w14:paraId="0E4A6CD1" w14:textId="77777777" w:rsidTr="00BB0BEE">
        <w:trPr>
          <w:trHeight w:val="364"/>
        </w:trPr>
        <w:tc>
          <w:tcPr>
            <w:tcW w:w="3986" w:type="dxa"/>
            <w:gridSpan w:val="3"/>
            <w:tcBorders>
              <w:top w:val="single" w:sz="4" w:space="0" w:color="auto"/>
              <w:bottom w:val="single" w:sz="4" w:space="0" w:color="auto"/>
            </w:tcBorders>
            <w:shd w:val="clear" w:color="auto" w:fill="auto"/>
            <w:noWrap/>
            <w:vAlign w:val="center"/>
            <w:hideMark/>
          </w:tcPr>
          <w:p w14:paraId="62404F39" w14:textId="21269B45" w:rsidR="00217D74" w:rsidRPr="009E6762" w:rsidRDefault="00217D74"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Predictor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variable</w:t>
            </w:r>
            <w:proofErr w:type="spellEnd"/>
            <w:r>
              <w:rPr>
                <w:rFonts w:ascii="Rubik" w:eastAsia="Times New Roman" w:hAnsi="Rubik" w:cs="Rubik"/>
                <w:color w:val="000000"/>
                <w:lang w:val="pt-BR" w:eastAsia="pt-BR"/>
              </w:rPr>
              <w:t xml:space="preserve">/ </w:t>
            </w:r>
            <w:r w:rsidRPr="009E6762">
              <w:rPr>
                <w:rFonts w:ascii="Rubik" w:eastAsia="Times New Roman" w:hAnsi="Rubik" w:cs="Rubik"/>
                <w:color w:val="000000"/>
                <w:lang w:val="pt-BR" w:eastAsia="pt-BR"/>
              </w:rPr>
              <w:t>Model</w:t>
            </w:r>
          </w:p>
        </w:tc>
        <w:tc>
          <w:tcPr>
            <w:tcW w:w="1208" w:type="dxa"/>
            <w:tcBorders>
              <w:top w:val="single" w:sz="4" w:space="0" w:color="auto"/>
              <w:bottom w:val="single" w:sz="4" w:space="0" w:color="auto"/>
            </w:tcBorders>
            <w:shd w:val="clear" w:color="auto" w:fill="auto"/>
            <w:noWrap/>
            <w:vAlign w:val="center"/>
            <w:hideMark/>
          </w:tcPr>
          <w:p w14:paraId="582C15AC"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Intercept</w:t>
            </w:r>
            <w:proofErr w:type="spellEnd"/>
            <w:r w:rsidRPr="009E6762">
              <w:rPr>
                <w:rFonts w:ascii="Rubik" w:eastAsia="Times New Roman" w:hAnsi="Rubik" w:cs="Rubik"/>
                <w:color w:val="000000"/>
                <w:lang w:val="pt-BR" w:eastAsia="pt-BR"/>
              </w:rPr>
              <w:t xml:space="preserve"> (log </w:t>
            </w:r>
            <w:proofErr w:type="spellStart"/>
            <w:r w:rsidRPr="009E6762">
              <w:rPr>
                <w:rFonts w:ascii="Rubik" w:eastAsia="Times New Roman" w:hAnsi="Rubik" w:cs="Rubik"/>
                <w:color w:val="000000"/>
                <w:lang w:val="pt-BR" w:eastAsia="pt-BR"/>
              </w:rPr>
              <w:t>scale</w:t>
            </w:r>
            <w:proofErr w:type="spellEnd"/>
            <w:r w:rsidRPr="009E6762">
              <w:rPr>
                <w:rFonts w:ascii="Rubik" w:eastAsia="Times New Roman" w:hAnsi="Rubik" w:cs="Rubik"/>
                <w:color w:val="000000"/>
                <w:lang w:val="pt-BR" w:eastAsia="pt-BR"/>
              </w:rPr>
              <w:t>)</w:t>
            </w:r>
          </w:p>
        </w:tc>
        <w:tc>
          <w:tcPr>
            <w:tcW w:w="1339" w:type="dxa"/>
            <w:tcBorders>
              <w:top w:val="single" w:sz="4" w:space="0" w:color="auto"/>
              <w:bottom w:val="single" w:sz="4" w:space="0" w:color="auto"/>
            </w:tcBorders>
            <w:shd w:val="clear" w:color="auto" w:fill="auto"/>
            <w:noWrap/>
            <w:vAlign w:val="center"/>
            <w:hideMark/>
          </w:tcPr>
          <w:p w14:paraId="2E484AC4"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Coefficient</w:t>
            </w:r>
            <w:proofErr w:type="spellEnd"/>
          </w:p>
        </w:tc>
        <w:tc>
          <w:tcPr>
            <w:tcW w:w="724" w:type="dxa"/>
            <w:tcBorders>
              <w:top w:val="single" w:sz="4" w:space="0" w:color="auto"/>
              <w:bottom w:val="single" w:sz="4" w:space="0" w:color="auto"/>
            </w:tcBorders>
            <w:shd w:val="clear" w:color="auto" w:fill="auto"/>
            <w:noWrap/>
            <w:vAlign w:val="center"/>
            <w:hideMark/>
          </w:tcPr>
          <w:p w14:paraId="26690E88"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df</w:t>
            </w:r>
            <w:proofErr w:type="spellEnd"/>
          </w:p>
        </w:tc>
        <w:tc>
          <w:tcPr>
            <w:tcW w:w="1086" w:type="dxa"/>
            <w:tcBorders>
              <w:top w:val="single" w:sz="4" w:space="0" w:color="auto"/>
              <w:bottom w:val="single" w:sz="4" w:space="0" w:color="auto"/>
            </w:tcBorders>
            <w:shd w:val="clear" w:color="auto" w:fill="auto"/>
            <w:noWrap/>
            <w:vAlign w:val="center"/>
            <w:hideMark/>
          </w:tcPr>
          <w:p w14:paraId="275F3C44"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logLik</w:t>
            </w:r>
            <w:proofErr w:type="spellEnd"/>
          </w:p>
        </w:tc>
        <w:tc>
          <w:tcPr>
            <w:tcW w:w="845" w:type="dxa"/>
            <w:tcBorders>
              <w:top w:val="single" w:sz="4" w:space="0" w:color="auto"/>
              <w:bottom w:val="single" w:sz="4" w:space="0" w:color="auto"/>
            </w:tcBorders>
            <w:shd w:val="clear" w:color="auto" w:fill="auto"/>
            <w:noWrap/>
            <w:vAlign w:val="center"/>
            <w:hideMark/>
          </w:tcPr>
          <w:p w14:paraId="0B97D3C6"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AICc</w:t>
            </w:r>
            <w:proofErr w:type="spellEnd"/>
          </w:p>
        </w:tc>
        <w:tc>
          <w:tcPr>
            <w:tcW w:w="1060" w:type="dxa"/>
            <w:tcBorders>
              <w:top w:val="single" w:sz="4" w:space="0" w:color="auto"/>
              <w:bottom w:val="single" w:sz="4" w:space="0" w:color="auto"/>
            </w:tcBorders>
            <w:shd w:val="clear" w:color="auto" w:fill="auto"/>
            <w:noWrap/>
            <w:vAlign w:val="center"/>
            <w:hideMark/>
          </w:tcPr>
          <w:p w14:paraId="5AA408F4" w14:textId="3A0EC671"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delta</w:t>
            </w:r>
            <w:r>
              <w:rPr>
                <w:rFonts w:ascii="Rubik" w:eastAsia="Times New Roman" w:hAnsi="Rubik" w:cs="Rubik"/>
                <w:color w:val="000000"/>
                <w:lang w:val="pt-BR" w:eastAsia="pt-BR"/>
              </w:rPr>
              <w:t>AIC</w:t>
            </w:r>
            <w:proofErr w:type="spellEnd"/>
          </w:p>
        </w:tc>
        <w:tc>
          <w:tcPr>
            <w:tcW w:w="951" w:type="dxa"/>
            <w:tcBorders>
              <w:top w:val="single" w:sz="4" w:space="0" w:color="auto"/>
              <w:bottom w:val="single" w:sz="4" w:space="0" w:color="auto"/>
            </w:tcBorders>
            <w:shd w:val="clear" w:color="auto" w:fill="auto"/>
            <w:noWrap/>
            <w:vAlign w:val="center"/>
            <w:hideMark/>
          </w:tcPr>
          <w:p w14:paraId="61F8510E" w14:textId="77777777" w:rsidR="00217D74" w:rsidRPr="009E6762" w:rsidRDefault="00217D74" w:rsidP="00C20F39">
            <w:pPr>
              <w:spacing w:line="240" w:lineRule="auto"/>
              <w:jc w:val="center"/>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weight</w:t>
            </w:r>
            <w:proofErr w:type="spellEnd"/>
          </w:p>
        </w:tc>
      </w:tr>
      <w:tr w:rsidR="00217D74" w:rsidRPr="009E6762" w14:paraId="086A671B" w14:textId="77777777" w:rsidTr="00BB0BEE">
        <w:trPr>
          <w:trHeight w:val="364"/>
        </w:trPr>
        <w:tc>
          <w:tcPr>
            <w:tcW w:w="1988" w:type="dxa"/>
            <w:gridSpan w:val="2"/>
            <w:tcBorders>
              <w:top w:val="single" w:sz="4" w:space="0" w:color="auto"/>
            </w:tcBorders>
            <w:shd w:val="clear" w:color="auto" w:fill="auto"/>
            <w:noWrap/>
            <w:vAlign w:val="center"/>
            <w:hideMark/>
          </w:tcPr>
          <w:p w14:paraId="583D4286" w14:textId="77777777" w:rsidR="009E6762" w:rsidRPr="009E6762" w:rsidRDefault="009E6762" w:rsidP="00C20F39">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Number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of</w:t>
            </w:r>
            <w:proofErr w:type="spellEnd"/>
            <w:r w:rsidRPr="009E6762">
              <w:rPr>
                <w:rFonts w:ascii="Rubik" w:eastAsia="Times New Roman" w:hAnsi="Rubik" w:cs="Rubik"/>
                <w:color w:val="000000"/>
                <w:lang w:val="pt-BR" w:eastAsia="pt-BR"/>
              </w:rPr>
              <w:t xml:space="preserve"> taxa</w:t>
            </w:r>
          </w:p>
        </w:tc>
        <w:tc>
          <w:tcPr>
            <w:tcW w:w="1997" w:type="dxa"/>
            <w:tcBorders>
              <w:top w:val="single" w:sz="4" w:space="0" w:color="auto"/>
            </w:tcBorders>
            <w:shd w:val="clear" w:color="auto" w:fill="auto"/>
            <w:noWrap/>
            <w:vAlign w:val="center"/>
            <w:hideMark/>
          </w:tcPr>
          <w:p w14:paraId="412DFC26" w14:textId="77777777" w:rsidR="009E6762" w:rsidRPr="009E6762" w:rsidRDefault="009E6762" w:rsidP="00C20F39">
            <w:pPr>
              <w:spacing w:line="240" w:lineRule="auto"/>
              <w:jc w:val="center"/>
              <w:rPr>
                <w:rFonts w:ascii="Rubik" w:eastAsia="Times New Roman" w:hAnsi="Rubik" w:cs="Rubik"/>
                <w:color w:val="000000"/>
                <w:lang w:val="pt-BR" w:eastAsia="pt-BR"/>
              </w:rPr>
            </w:pPr>
          </w:p>
        </w:tc>
        <w:tc>
          <w:tcPr>
            <w:tcW w:w="1208" w:type="dxa"/>
            <w:tcBorders>
              <w:top w:val="single" w:sz="4" w:space="0" w:color="auto"/>
            </w:tcBorders>
            <w:shd w:val="clear" w:color="auto" w:fill="auto"/>
            <w:noWrap/>
            <w:vAlign w:val="center"/>
            <w:hideMark/>
          </w:tcPr>
          <w:p w14:paraId="1C2F261B"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1339" w:type="dxa"/>
            <w:tcBorders>
              <w:top w:val="single" w:sz="4" w:space="0" w:color="auto"/>
            </w:tcBorders>
            <w:shd w:val="clear" w:color="auto" w:fill="auto"/>
            <w:noWrap/>
            <w:vAlign w:val="center"/>
            <w:hideMark/>
          </w:tcPr>
          <w:p w14:paraId="57D5ADA7"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724" w:type="dxa"/>
            <w:tcBorders>
              <w:top w:val="single" w:sz="4" w:space="0" w:color="auto"/>
            </w:tcBorders>
            <w:shd w:val="clear" w:color="auto" w:fill="auto"/>
            <w:noWrap/>
            <w:vAlign w:val="center"/>
            <w:hideMark/>
          </w:tcPr>
          <w:p w14:paraId="3B73C353"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1086" w:type="dxa"/>
            <w:tcBorders>
              <w:top w:val="single" w:sz="4" w:space="0" w:color="auto"/>
            </w:tcBorders>
            <w:shd w:val="clear" w:color="auto" w:fill="auto"/>
            <w:noWrap/>
            <w:vAlign w:val="center"/>
            <w:hideMark/>
          </w:tcPr>
          <w:p w14:paraId="631910F4"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845" w:type="dxa"/>
            <w:tcBorders>
              <w:top w:val="single" w:sz="4" w:space="0" w:color="auto"/>
            </w:tcBorders>
            <w:shd w:val="clear" w:color="auto" w:fill="auto"/>
            <w:noWrap/>
            <w:vAlign w:val="center"/>
            <w:hideMark/>
          </w:tcPr>
          <w:p w14:paraId="53AC5D9F"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1060" w:type="dxa"/>
            <w:tcBorders>
              <w:top w:val="single" w:sz="4" w:space="0" w:color="auto"/>
            </w:tcBorders>
            <w:shd w:val="clear" w:color="auto" w:fill="auto"/>
            <w:noWrap/>
            <w:vAlign w:val="center"/>
            <w:hideMark/>
          </w:tcPr>
          <w:p w14:paraId="169075B4"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c>
          <w:tcPr>
            <w:tcW w:w="951" w:type="dxa"/>
            <w:tcBorders>
              <w:top w:val="single" w:sz="4" w:space="0" w:color="auto"/>
            </w:tcBorders>
            <w:shd w:val="clear" w:color="auto" w:fill="auto"/>
            <w:noWrap/>
            <w:vAlign w:val="center"/>
            <w:hideMark/>
          </w:tcPr>
          <w:p w14:paraId="3F00452B" w14:textId="77777777" w:rsidR="009E6762" w:rsidRPr="009E6762" w:rsidRDefault="009E6762" w:rsidP="00C20F39">
            <w:pPr>
              <w:spacing w:line="240" w:lineRule="auto"/>
              <w:jc w:val="center"/>
              <w:rPr>
                <w:rFonts w:ascii="Rubik" w:eastAsia="Times New Roman" w:hAnsi="Rubik" w:cs="Rubik"/>
                <w:sz w:val="20"/>
                <w:szCs w:val="20"/>
                <w:lang w:val="pt-BR" w:eastAsia="pt-BR"/>
              </w:rPr>
            </w:pPr>
          </w:p>
        </w:tc>
      </w:tr>
      <w:tr w:rsidR="00217D74" w:rsidRPr="009E6762" w14:paraId="0AB70530" w14:textId="77777777" w:rsidTr="00BB0BEE">
        <w:trPr>
          <w:trHeight w:val="364"/>
        </w:trPr>
        <w:tc>
          <w:tcPr>
            <w:tcW w:w="357" w:type="dxa"/>
            <w:shd w:val="clear" w:color="auto" w:fill="auto"/>
            <w:noWrap/>
            <w:vAlign w:val="center"/>
            <w:hideMark/>
          </w:tcPr>
          <w:p w14:paraId="75021A2C" w14:textId="77777777" w:rsidR="009E6762" w:rsidRPr="009E6762" w:rsidRDefault="009E6762" w:rsidP="00C20F39">
            <w:pPr>
              <w:spacing w:line="240" w:lineRule="auto"/>
              <w:rPr>
                <w:rFonts w:ascii="Rubik" w:eastAsia="Times New Roman" w:hAnsi="Rubik" w:cs="Rubik"/>
                <w:sz w:val="20"/>
                <w:szCs w:val="20"/>
                <w:lang w:val="pt-BR" w:eastAsia="pt-BR"/>
              </w:rPr>
            </w:pPr>
          </w:p>
        </w:tc>
        <w:tc>
          <w:tcPr>
            <w:tcW w:w="3629" w:type="dxa"/>
            <w:gridSpan w:val="2"/>
            <w:shd w:val="clear" w:color="auto" w:fill="auto"/>
            <w:noWrap/>
            <w:vAlign w:val="center"/>
            <w:hideMark/>
          </w:tcPr>
          <w:p w14:paraId="6CB2FFFE"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Third</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2A13B6C6"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1.114</w:t>
            </w:r>
          </w:p>
        </w:tc>
        <w:tc>
          <w:tcPr>
            <w:tcW w:w="1339" w:type="dxa"/>
            <w:shd w:val="clear" w:color="auto" w:fill="auto"/>
            <w:noWrap/>
            <w:vAlign w:val="center"/>
            <w:hideMark/>
          </w:tcPr>
          <w:p w14:paraId="51579B60"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w:t>
            </w:r>
          </w:p>
        </w:tc>
        <w:tc>
          <w:tcPr>
            <w:tcW w:w="724" w:type="dxa"/>
            <w:shd w:val="clear" w:color="auto" w:fill="auto"/>
            <w:noWrap/>
            <w:vAlign w:val="center"/>
            <w:hideMark/>
          </w:tcPr>
          <w:p w14:paraId="28F09CB9"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4</w:t>
            </w:r>
          </w:p>
        </w:tc>
        <w:tc>
          <w:tcPr>
            <w:tcW w:w="1086" w:type="dxa"/>
            <w:shd w:val="clear" w:color="auto" w:fill="auto"/>
            <w:noWrap/>
            <w:vAlign w:val="center"/>
            <w:hideMark/>
          </w:tcPr>
          <w:p w14:paraId="31B93FCC"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-209.78</w:t>
            </w:r>
          </w:p>
        </w:tc>
        <w:tc>
          <w:tcPr>
            <w:tcW w:w="845" w:type="dxa"/>
            <w:shd w:val="clear" w:color="auto" w:fill="auto"/>
            <w:noWrap/>
            <w:vAlign w:val="center"/>
            <w:hideMark/>
          </w:tcPr>
          <w:p w14:paraId="2AD13FBD"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428</w:t>
            </w:r>
          </w:p>
        </w:tc>
        <w:tc>
          <w:tcPr>
            <w:tcW w:w="1060" w:type="dxa"/>
            <w:shd w:val="clear" w:color="auto" w:fill="auto"/>
            <w:noWrap/>
            <w:vAlign w:val="center"/>
            <w:hideMark/>
          </w:tcPr>
          <w:p w14:paraId="38870C34"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w:t>
            </w:r>
          </w:p>
        </w:tc>
        <w:tc>
          <w:tcPr>
            <w:tcW w:w="951" w:type="dxa"/>
            <w:shd w:val="clear" w:color="auto" w:fill="auto"/>
            <w:noWrap/>
            <w:vAlign w:val="center"/>
            <w:hideMark/>
          </w:tcPr>
          <w:p w14:paraId="2FEBF8DD"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0.641</w:t>
            </w:r>
          </w:p>
        </w:tc>
      </w:tr>
      <w:tr w:rsidR="00217D74" w:rsidRPr="009E6762" w14:paraId="6624C7F8" w14:textId="77777777" w:rsidTr="00BB0BEE">
        <w:trPr>
          <w:trHeight w:val="364"/>
        </w:trPr>
        <w:tc>
          <w:tcPr>
            <w:tcW w:w="357" w:type="dxa"/>
            <w:shd w:val="clear" w:color="auto" w:fill="auto"/>
            <w:noWrap/>
            <w:vAlign w:val="center"/>
            <w:hideMark/>
          </w:tcPr>
          <w:p w14:paraId="2A4EC02E" w14:textId="77777777" w:rsidR="009E6762" w:rsidRPr="009E6762" w:rsidRDefault="009E6762" w:rsidP="00C20F39">
            <w:pPr>
              <w:spacing w:line="240" w:lineRule="auto"/>
              <w:rPr>
                <w:rFonts w:ascii="Rubik" w:eastAsia="Times New Roman" w:hAnsi="Rubik" w:cs="Rubik"/>
                <w:color w:val="000000"/>
                <w:lang w:val="pt-BR" w:eastAsia="pt-BR"/>
              </w:rPr>
            </w:pPr>
          </w:p>
        </w:tc>
        <w:tc>
          <w:tcPr>
            <w:tcW w:w="3629" w:type="dxa"/>
            <w:gridSpan w:val="2"/>
            <w:shd w:val="clear" w:color="auto" w:fill="auto"/>
            <w:noWrap/>
            <w:vAlign w:val="center"/>
            <w:hideMark/>
          </w:tcPr>
          <w:p w14:paraId="2A2F71F7"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Second</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7933CE9E"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1.12</w:t>
            </w:r>
          </w:p>
        </w:tc>
        <w:tc>
          <w:tcPr>
            <w:tcW w:w="1339" w:type="dxa"/>
            <w:shd w:val="clear" w:color="auto" w:fill="auto"/>
            <w:noWrap/>
            <w:vAlign w:val="center"/>
            <w:hideMark/>
          </w:tcPr>
          <w:p w14:paraId="538A84F3"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w:t>
            </w:r>
          </w:p>
        </w:tc>
        <w:tc>
          <w:tcPr>
            <w:tcW w:w="724" w:type="dxa"/>
            <w:shd w:val="clear" w:color="auto" w:fill="auto"/>
            <w:noWrap/>
            <w:vAlign w:val="center"/>
            <w:hideMark/>
          </w:tcPr>
          <w:p w14:paraId="041B3A5E"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w:t>
            </w:r>
          </w:p>
        </w:tc>
        <w:tc>
          <w:tcPr>
            <w:tcW w:w="1086" w:type="dxa"/>
            <w:shd w:val="clear" w:color="auto" w:fill="auto"/>
            <w:noWrap/>
            <w:vAlign w:val="center"/>
            <w:hideMark/>
          </w:tcPr>
          <w:p w14:paraId="239AE4B1"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-211.838</w:t>
            </w:r>
          </w:p>
        </w:tc>
        <w:tc>
          <w:tcPr>
            <w:tcW w:w="845" w:type="dxa"/>
            <w:shd w:val="clear" w:color="auto" w:fill="auto"/>
            <w:noWrap/>
            <w:vAlign w:val="center"/>
            <w:hideMark/>
          </w:tcPr>
          <w:p w14:paraId="08442B27"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429.9</w:t>
            </w:r>
          </w:p>
        </w:tc>
        <w:tc>
          <w:tcPr>
            <w:tcW w:w="1060" w:type="dxa"/>
            <w:shd w:val="clear" w:color="auto" w:fill="auto"/>
            <w:noWrap/>
            <w:vAlign w:val="center"/>
            <w:hideMark/>
          </w:tcPr>
          <w:p w14:paraId="3A382A45"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1.94</w:t>
            </w:r>
          </w:p>
        </w:tc>
        <w:tc>
          <w:tcPr>
            <w:tcW w:w="951" w:type="dxa"/>
            <w:shd w:val="clear" w:color="auto" w:fill="auto"/>
            <w:noWrap/>
            <w:vAlign w:val="center"/>
            <w:hideMark/>
          </w:tcPr>
          <w:p w14:paraId="17BA6E43"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0.244</w:t>
            </w:r>
          </w:p>
        </w:tc>
      </w:tr>
      <w:tr w:rsidR="00217D74" w:rsidRPr="009E6762" w14:paraId="746CF535" w14:textId="77777777" w:rsidTr="00BB0BEE">
        <w:trPr>
          <w:trHeight w:val="364"/>
        </w:trPr>
        <w:tc>
          <w:tcPr>
            <w:tcW w:w="357" w:type="dxa"/>
            <w:shd w:val="clear" w:color="auto" w:fill="auto"/>
            <w:noWrap/>
            <w:vAlign w:val="center"/>
            <w:hideMark/>
          </w:tcPr>
          <w:p w14:paraId="2C1867CF" w14:textId="77777777" w:rsidR="009E6762" w:rsidRPr="009E6762" w:rsidRDefault="009E6762" w:rsidP="00C20F39">
            <w:pPr>
              <w:spacing w:line="240" w:lineRule="auto"/>
              <w:rPr>
                <w:rFonts w:ascii="Rubik" w:eastAsia="Times New Roman" w:hAnsi="Rubik" w:cs="Rubik"/>
                <w:color w:val="000000"/>
                <w:lang w:val="pt-BR" w:eastAsia="pt-BR"/>
              </w:rPr>
            </w:pPr>
          </w:p>
        </w:tc>
        <w:tc>
          <w:tcPr>
            <w:tcW w:w="3629" w:type="dxa"/>
            <w:gridSpan w:val="2"/>
            <w:shd w:val="clear" w:color="auto" w:fill="auto"/>
            <w:noWrap/>
            <w:vAlign w:val="center"/>
            <w:hideMark/>
          </w:tcPr>
          <w:p w14:paraId="3F534D8F"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First</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79D34D39"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1.165</w:t>
            </w:r>
          </w:p>
        </w:tc>
        <w:tc>
          <w:tcPr>
            <w:tcW w:w="1339" w:type="dxa"/>
            <w:shd w:val="clear" w:color="auto" w:fill="auto"/>
            <w:noWrap/>
            <w:vAlign w:val="center"/>
            <w:hideMark/>
          </w:tcPr>
          <w:p w14:paraId="3A468196"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-0.009</w:t>
            </w:r>
          </w:p>
        </w:tc>
        <w:tc>
          <w:tcPr>
            <w:tcW w:w="724" w:type="dxa"/>
            <w:shd w:val="clear" w:color="auto" w:fill="auto"/>
            <w:noWrap/>
            <w:vAlign w:val="center"/>
            <w:hideMark/>
          </w:tcPr>
          <w:p w14:paraId="3DE63753"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w:t>
            </w:r>
          </w:p>
        </w:tc>
        <w:tc>
          <w:tcPr>
            <w:tcW w:w="1086" w:type="dxa"/>
            <w:shd w:val="clear" w:color="auto" w:fill="auto"/>
            <w:noWrap/>
            <w:vAlign w:val="center"/>
            <w:hideMark/>
          </w:tcPr>
          <w:p w14:paraId="43E55134"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-213.653</w:t>
            </w:r>
          </w:p>
        </w:tc>
        <w:tc>
          <w:tcPr>
            <w:tcW w:w="845" w:type="dxa"/>
            <w:shd w:val="clear" w:color="auto" w:fill="auto"/>
            <w:noWrap/>
            <w:vAlign w:val="center"/>
            <w:hideMark/>
          </w:tcPr>
          <w:p w14:paraId="4F6920DD"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431.4</w:t>
            </w:r>
          </w:p>
        </w:tc>
        <w:tc>
          <w:tcPr>
            <w:tcW w:w="1060" w:type="dxa"/>
            <w:shd w:val="clear" w:color="auto" w:fill="auto"/>
            <w:noWrap/>
            <w:vAlign w:val="center"/>
            <w:hideMark/>
          </w:tcPr>
          <w:p w14:paraId="0F1EAA7C"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3.43</w:t>
            </w:r>
          </w:p>
        </w:tc>
        <w:tc>
          <w:tcPr>
            <w:tcW w:w="951" w:type="dxa"/>
            <w:shd w:val="clear" w:color="auto" w:fill="auto"/>
            <w:noWrap/>
            <w:vAlign w:val="center"/>
            <w:hideMark/>
          </w:tcPr>
          <w:p w14:paraId="267F159D"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0.115</w:t>
            </w:r>
          </w:p>
        </w:tc>
      </w:tr>
      <w:tr w:rsidR="00217D74" w:rsidRPr="009E6762" w14:paraId="0A97D37A" w14:textId="77777777" w:rsidTr="00BB0BEE">
        <w:trPr>
          <w:trHeight w:val="364"/>
        </w:trPr>
        <w:tc>
          <w:tcPr>
            <w:tcW w:w="3986" w:type="dxa"/>
            <w:gridSpan w:val="3"/>
            <w:shd w:val="clear" w:color="auto" w:fill="auto"/>
            <w:noWrap/>
            <w:vAlign w:val="center"/>
            <w:hideMark/>
          </w:tcPr>
          <w:p w14:paraId="33717E4E" w14:textId="29AC79CD" w:rsidR="00217D74" w:rsidRPr="009E6762" w:rsidRDefault="00217D74" w:rsidP="00217D74">
            <w:pPr>
              <w:spacing w:line="240" w:lineRule="auto"/>
              <w:rPr>
                <w:rFonts w:ascii="Rubik" w:eastAsia="Times New Roman" w:hAnsi="Rubik" w:cs="Rubik"/>
                <w:color w:val="000000"/>
                <w:lang w:val="pt-BR" w:eastAsia="pt-BR"/>
              </w:rPr>
            </w:pPr>
            <w:proofErr w:type="spellStart"/>
            <w:r>
              <w:rPr>
                <w:rFonts w:ascii="Rubik" w:eastAsia="Times New Roman" w:hAnsi="Rubik" w:cs="Rubik"/>
                <w:color w:val="000000"/>
                <w:lang w:val="pt-BR" w:eastAsia="pt-BR"/>
              </w:rPr>
              <w:t>Mean</w:t>
            </w:r>
            <w:proofErr w:type="spellEnd"/>
            <w:r>
              <w:rPr>
                <w:rFonts w:ascii="Rubik" w:eastAsia="Times New Roman" w:hAnsi="Rubik" w:cs="Rubik"/>
                <w:color w:val="000000"/>
                <w:lang w:val="pt-BR" w:eastAsia="pt-BR"/>
              </w:rPr>
              <w:t xml:space="preserve"> </w:t>
            </w:r>
            <w:proofErr w:type="spellStart"/>
            <w:r>
              <w:rPr>
                <w:rFonts w:ascii="Rubik" w:eastAsia="Times New Roman" w:hAnsi="Rubik" w:cs="Rubik"/>
                <w:color w:val="000000"/>
                <w:lang w:val="pt-BR" w:eastAsia="pt-BR"/>
              </w:rPr>
              <w:t>Parwise</w:t>
            </w:r>
            <w:proofErr w:type="spellEnd"/>
            <w:r>
              <w:rPr>
                <w:rFonts w:ascii="Rubik" w:eastAsia="Times New Roman" w:hAnsi="Rubik" w:cs="Rubik"/>
                <w:color w:val="000000"/>
                <w:lang w:val="pt-BR" w:eastAsia="pt-BR"/>
              </w:rPr>
              <w:t xml:space="preserve"> </w:t>
            </w:r>
            <w:proofErr w:type="spellStart"/>
            <w:r>
              <w:rPr>
                <w:rFonts w:ascii="Rubik" w:eastAsia="Times New Roman" w:hAnsi="Rubik" w:cs="Rubik"/>
                <w:color w:val="000000"/>
                <w:lang w:val="pt-BR" w:eastAsia="pt-BR"/>
              </w:rPr>
              <w:t>Distance</w:t>
            </w:r>
            <w:proofErr w:type="spellEnd"/>
            <w:r>
              <w:rPr>
                <w:rFonts w:ascii="Rubik" w:eastAsia="Times New Roman" w:hAnsi="Rubik" w:cs="Rubik"/>
                <w:color w:val="000000"/>
                <w:lang w:val="pt-BR" w:eastAsia="pt-BR"/>
              </w:rPr>
              <w:t xml:space="preserve"> (MPD)</w:t>
            </w:r>
          </w:p>
        </w:tc>
        <w:tc>
          <w:tcPr>
            <w:tcW w:w="1208" w:type="dxa"/>
            <w:shd w:val="clear" w:color="auto" w:fill="auto"/>
            <w:noWrap/>
            <w:vAlign w:val="center"/>
            <w:hideMark/>
          </w:tcPr>
          <w:p w14:paraId="24073295"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1339" w:type="dxa"/>
            <w:shd w:val="clear" w:color="auto" w:fill="auto"/>
            <w:noWrap/>
            <w:vAlign w:val="center"/>
            <w:hideMark/>
          </w:tcPr>
          <w:p w14:paraId="432C331A"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724" w:type="dxa"/>
            <w:shd w:val="clear" w:color="auto" w:fill="auto"/>
            <w:noWrap/>
            <w:vAlign w:val="center"/>
            <w:hideMark/>
          </w:tcPr>
          <w:p w14:paraId="11B15666"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1086" w:type="dxa"/>
            <w:shd w:val="clear" w:color="auto" w:fill="auto"/>
            <w:noWrap/>
            <w:vAlign w:val="center"/>
            <w:hideMark/>
          </w:tcPr>
          <w:p w14:paraId="5B4C3463"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845" w:type="dxa"/>
            <w:shd w:val="clear" w:color="auto" w:fill="auto"/>
            <w:noWrap/>
            <w:vAlign w:val="center"/>
            <w:hideMark/>
          </w:tcPr>
          <w:p w14:paraId="15828FB0"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1060" w:type="dxa"/>
            <w:shd w:val="clear" w:color="auto" w:fill="auto"/>
            <w:noWrap/>
            <w:vAlign w:val="center"/>
            <w:hideMark/>
          </w:tcPr>
          <w:p w14:paraId="4CCEFE9F"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c>
          <w:tcPr>
            <w:tcW w:w="951" w:type="dxa"/>
            <w:shd w:val="clear" w:color="auto" w:fill="auto"/>
            <w:noWrap/>
            <w:vAlign w:val="center"/>
            <w:hideMark/>
          </w:tcPr>
          <w:p w14:paraId="3C0AEFA1" w14:textId="77777777" w:rsidR="00217D74" w:rsidRPr="009E6762" w:rsidRDefault="00217D74" w:rsidP="00C20F39">
            <w:pPr>
              <w:spacing w:line="240" w:lineRule="auto"/>
              <w:jc w:val="center"/>
              <w:rPr>
                <w:rFonts w:ascii="Rubik" w:eastAsia="Times New Roman" w:hAnsi="Rubik" w:cs="Rubik"/>
                <w:sz w:val="20"/>
                <w:szCs w:val="20"/>
                <w:lang w:val="pt-BR" w:eastAsia="pt-BR"/>
              </w:rPr>
            </w:pPr>
          </w:p>
        </w:tc>
      </w:tr>
      <w:tr w:rsidR="00217D74" w:rsidRPr="009E6762" w14:paraId="1C2F6DB8" w14:textId="77777777" w:rsidTr="00BB0BEE">
        <w:trPr>
          <w:trHeight w:val="364"/>
        </w:trPr>
        <w:tc>
          <w:tcPr>
            <w:tcW w:w="357" w:type="dxa"/>
            <w:shd w:val="clear" w:color="auto" w:fill="auto"/>
            <w:noWrap/>
            <w:vAlign w:val="center"/>
            <w:hideMark/>
          </w:tcPr>
          <w:p w14:paraId="7D989694" w14:textId="77777777" w:rsidR="009E6762" w:rsidRPr="009E6762" w:rsidRDefault="009E6762" w:rsidP="00C20F39">
            <w:pPr>
              <w:spacing w:line="240" w:lineRule="auto"/>
              <w:rPr>
                <w:rFonts w:ascii="Rubik" w:eastAsia="Times New Roman" w:hAnsi="Rubik" w:cs="Rubik"/>
                <w:sz w:val="20"/>
                <w:szCs w:val="20"/>
                <w:lang w:val="pt-BR" w:eastAsia="pt-BR"/>
              </w:rPr>
            </w:pPr>
          </w:p>
        </w:tc>
        <w:tc>
          <w:tcPr>
            <w:tcW w:w="3629" w:type="dxa"/>
            <w:gridSpan w:val="2"/>
            <w:shd w:val="clear" w:color="auto" w:fill="auto"/>
            <w:noWrap/>
            <w:vAlign w:val="center"/>
            <w:hideMark/>
          </w:tcPr>
          <w:p w14:paraId="61D5B2DC"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Second</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5E3B8EF1"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1.254</w:t>
            </w:r>
          </w:p>
        </w:tc>
        <w:tc>
          <w:tcPr>
            <w:tcW w:w="1339" w:type="dxa"/>
            <w:shd w:val="clear" w:color="auto" w:fill="auto"/>
            <w:noWrap/>
            <w:vAlign w:val="center"/>
            <w:hideMark/>
          </w:tcPr>
          <w:p w14:paraId="2DE79868"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w:t>
            </w:r>
          </w:p>
        </w:tc>
        <w:tc>
          <w:tcPr>
            <w:tcW w:w="724" w:type="dxa"/>
            <w:shd w:val="clear" w:color="auto" w:fill="auto"/>
            <w:noWrap/>
            <w:vAlign w:val="center"/>
            <w:hideMark/>
          </w:tcPr>
          <w:p w14:paraId="28CE93FE"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w:t>
            </w:r>
          </w:p>
        </w:tc>
        <w:tc>
          <w:tcPr>
            <w:tcW w:w="1086" w:type="dxa"/>
            <w:shd w:val="clear" w:color="auto" w:fill="auto"/>
            <w:noWrap/>
            <w:vAlign w:val="center"/>
            <w:hideMark/>
          </w:tcPr>
          <w:p w14:paraId="18103252"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-156.471</w:t>
            </w:r>
          </w:p>
        </w:tc>
        <w:tc>
          <w:tcPr>
            <w:tcW w:w="845" w:type="dxa"/>
            <w:shd w:val="clear" w:color="auto" w:fill="auto"/>
            <w:noWrap/>
            <w:vAlign w:val="center"/>
            <w:hideMark/>
          </w:tcPr>
          <w:p w14:paraId="40672C5C"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319.3</w:t>
            </w:r>
          </w:p>
        </w:tc>
        <w:tc>
          <w:tcPr>
            <w:tcW w:w="1060" w:type="dxa"/>
            <w:shd w:val="clear" w:color="auto" w:fill="auto"/>
            <w:noWrap/>
            <w:vAlign w:val="center"/>
            <w:hideMark/>
          </w:tcPr>
          <w:p w14:paraId="511DA495"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w:t>
            </w:r>
          </w:p>
        </w:tc>
        <w:tc>
          <w:tcPr>
            <w:tcW w:w="951" w:type="dxa"/>
            <w:shd w:val="clear" w:color="auto" w:fill="auto"/>
            <w:noWrap/>
            <w:vAlign w:val="center"/>
            <w:hideMark/>
          </w:tcPr>
          <w:p w14:paraId="793FB5D4"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0.617</w:t>
            </w:r>
          </w:p>
        </w:tc>
      </w:tr>
      <w:tr w:rsidR="00217D74" w:rsidRPr="009E6762" w14:paraId="2A468EF4" w14:textId="77777777" w:rsidTr="00BB0BEE">
        <w:trPr>
          <w:trHeight w:val="364"/>
        </w:trPr>
        <w:tc>
          <w:tcPr>
            <w:tcW w:w="357" w:type="dxa"/>
            <w:shd w:val="clear" w:color="auto" w:fill="auto"/>
            <w:noWrap/>
            <w:vAlign w:val="center"/>
            <w:hideMark/>
          </w:tcPr>
          <w:p w14:paraId="6290EE4E" w14:textId="77777777" w:rsidR="009E6762" w:rsidRPr="009E6762" w:rsidRDefault="009E6762" w:rsidP="00C20F39">
            <w:pPr>
              <w:spacing w:line="240" w:lineRule="auto"/>
              <w:rPr>
                <w:rFonts w:ascii="Rubik" w:eastAsia="Times New Roman" w:hAnsi="Rubik" w:cs="Rubik"/>
                <w:color w:val="000000"/>
                <w:lang w:val="pt-BR" w:eastAsia="pt-BR"/>
              </w:rPr>
            </w:pPr>
          </w:p>
        </w:tc>
        <w:tc>
          <w:tcPr>
            <w:tcW w:w="3629" w:type="dxa"/>
            <w:gridSpan w:val="2"/>
            <w:shd w:val="clear" w:color="auto" w:fill="auto"/>
            <w:noWrap/>
            <w:vAlign w:val="center"/>
            <w:hideMark/>
          </w:tcPr>
          <w:p w14:paraId="6D130498"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Third</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0DA42865"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1.254</w:t>
            </w:r>
          </w:p>
        </w:tc>
        <w:tc>
          <w:tcPr>
            <w:tcW w:w="1339" w:type="dxa"/>
            <w:shd w:val="clear" w:color="auto" w:fill="auto"/>
            <w:noWrap/>
            <w:vAlign w:val="center"/>
            <w:hideMark/>
          </w:tcPr>
          <w:p w14:paraId="6DAE50D4"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w:t>
            </w:r>
          </w:p>
        </w:tc>
        <w:tc>
          <w:tcPr>
            <w:tcW w:w="724" w:type="dxa"/>
            <w:shd w:val="clear" w:color="auto" w:fill="auto"/>
            <w:noWrap/>
            <w:vAlign w:val="center"/>
            <w:hideMark/>
          </w:tcPr>
          <w:p w14:paraId="535FC050"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4</w:t>
            </w:r>
          </w:p>
        </w:tc>
        <w:tc>
          <w:tcPr>
            <w:tcW w:w="1086" w:type="dxa"/>
            <w:shd w:val="clear" w:color="auto" w:fill="auto"/>
            <w:noWrap/>
            <w:vAlign w:val="center"/>
            <w:hideMark/>
          </w:tcPr>
          <w:p w14:paraId="1B619B1A"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-156.466</w:t>
            </w:r>
          </w:p>
        </w:tc>
        <w:tc>
          <w:tcPr>
            <w:tcW w:w="845" w:type="dxa"/>
            <w:shd w:val="clear" w:color="auto" w:fill="auto"/>
            <w:noWrap/>
            <w:vAlign w:val="center"/>
            <w:hideMark/>
          </w:tcPr>
          <w:p w14:paraId="0A87E65A"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321.6</w:t>
            </w:r>
          </w:p>
        </w:tc>
        <w:tc>
          <w:tcPr>
            <w:tcW w:w="1060" w:type="dxa"/>
            <w:shd w:val="clear" w:color="auto" w:fill="auto"/>
            <w:noWrap/>
            <w:vAlign w:val="center"/>
            <w:hideMark/>
          </w:tcPr>
          <w:p w14:paraId="1A9CBD20"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2.26</w:t>
            </w:r>
          </w:p>
        </w:tc>
        <w:tc>
          <w:tcPr>
            <w:tcW w:w="951" w:type="dxa"/>
            <w:shd w:val="clear" w:color="auto" w:fill="auto"/>
            <w:noWrap/>
            <w:vAlign w:val="center"/>
            <w:hideMark/>
          </w:tcPr>
          <w:p w14:paraId="0A103178"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0.199</w:t>
            </w:r>
          </w:p>
        </w:tc>
      </w:tr>
      <w:tr w:rsidR="00217D74" w:rsidRPr="009E6762" w14:paraId="059C8EB2" w14:textId="77777777" w:rsidTr="00BB0BEE">
        <w:trPr>
          <w:trHeight w:val="364"/>
        </w:trPr>
        <w:tc>
          <w:tcPr>
            <w:tcW w:w="357" w:type="dxa"/>
            <w:shd w:val="clear" w:color="auto" w:fill="auto"/>
            <w:noWrap/>
            <w:vAlign w:val="center"/>
            <w:hideMark/>
          </w:tcPr>
          <w:p w14:paraId="6FE6EF9E" w14:textId="77777777" w:rsidR="009E6762" w:rsidRPr="009E6762" w:rsidRDefault="009E6762" w:rsidP="00C20F39">
            <w:pPr>
              <w:spacing w:line="240" w:lineRule="auto"/>
              <w:rPr>
                <w:rFonts w:ascii="Rubik" w:eastAsia="Times New Roman" w:hAnsi="Rubik" w:cs="Rubik"/>
                <w:color w:val="000000"/>
                <w:lang w:val="pt-BR" w:eastAsia="pt-BR"/>
              </w:rPr>
            </w:pPr>
          </w:p>
        </w:tc>
        <w:tc>
          <w:tcPr>
            <w:tcW w:w="3629" w:type="dxa"/>
            <w:gridSpan w:val="2"/>
            <w:shd w:val="clear" w:color="auto" w:fill="auto"/>
            <w:noWrap/>
            <w:vAlign w:val="center"/>
            <w:hideMark/>
          </w:tcPr>
          <w:p w14:paraId="09837D75" w14:textId="77777777" w:rsidR="009E6762" w:rsidRPr="009E6762" w:rsidRDefault="009E6762" w:rsidP="00217D74">
            <w:pPr>
              <w:spacing w:line="240" w:lineRule="auto"/>
              <w:rPr>
                <w:rFonts w:ascii="Rubik" w:eastAsia="Times New Roman" w:hAnsi="Rubik" w:cs="Rubik"/>
                <w:color w:val="000000"/>
                <w:lang w:val="pt-BR" w:eastAsia="pt-BR"/>
              </w:rPr>
            </w:pPr>
            <w:proofErr w:type="spellStart"/>
            <w:r w:rsidRPr="009E6762">
              <w:rPr>
                <w:rFonts w:ascii="Rubik" w:eastAsia="Times New Roman" w:hAnsi="Rubik" w:cs="Rubik"/>
                <w:color w:val="000000"/>
                <w:lang w:val="pt-BR" w:eastAsia="pt-BR"/>
              </w:rPr>
              <w:t>First</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order</w:t>
            </w:r>
            <w:proofErr w:type="spellEnd"/>
            <w:r w:rsidRPr="009E6762">
              <w:rPr>
                <w:rFonts w:ascii="Rubik" w:eastAsia="Times New Roman" w:hAnsi="Rubik" w:cs="Rubik"/>
                <w:color w:val="000000"/>
                <w:lang w:val="pt-BR" w:eastAsia="pt-BR"/>
              </w:rPr>
              <w:t xml:space="preserve"> </w:t>
            </w:r>
            <w:proofErr w:type="spellStart"/>
            <w:r w:rsidRPr="009E6762">
              <w:rPr>
                <w:rFonts w:ascii="Rubik" w:eastAsia="Times New Roman" w:hAnsi="Rubik" w:cs="Rubik"/>
                <w:color w:val="000000"/>
                <w:lang w:val="pt-BR" w:eastAsia="pt-BR"/>
              </w:rPr>
              <w:t>polynomial</w:t>
            </w:r>
            <w:proofErr w:type="spellEnd"/>
          </w:p>
        </w:tc>
        <w:tc>
          <w:tcPr>
            <w:tcW w:w="1208" w:type="dxa"/>
            <w:shd w:val="clear" w:color="auto" w:fill="auto"/>
            <w:noWrap/>
            <w:vAlign w:val="center"/>
            <w:hideMark/>
          </w:tcPr>
          <w:p w14:paraId="1470AB20"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1.03</w:t>
            </w:r>
          </w:p>
        </w:tc>
        <w:tc>
          <w:tcPr>
            <w:tcW w:w="1339" w:type="dxa"/>
            <w:shd w:val="clear" w:color="auto" w:fill="auto"/>
            <w:noWrap/>
            <w:vAlign w:val="center"/>
            <w:hideMark/>
          </w:tcPr>
          <w:p w14:paraId="4161B840"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0.391</w:t>
            </w:r>
          </w:p>
        </w:tc>
        <w:tc>
          <w:tcPr>
            <w:tcW w:w="724" w:type="dxa"/>
            <w:shd w:val="clear" w:color="auto" w:fill="auto"/>
            <w:noWrap/>
            <w:vAlign w:val="center"/>
            <w:hideMark/>
          </w:tcPr>
          <w:p w14:paraId="5CE64FFB"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w:t>
            </w:r>
          </w:p>
        </w:tc>
        <w:tc>
          <w:tcPr>
            <w:tcW w:w="1086" w:type="dxa"/>
            <w:shd w:val="clear" w:color="auto" w:fill="auto"/>
            <w:noWrap/>
            <w:vAlign w:val="center"/>
            <w:hideMark/>
          </w:tcPr>
          <w:p w14:paraId="0A973D22"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-158.782</w:t>
            </w:r>
          </w:p>
        </w:tc>
        <w:tc>
          <w:tcPr>
            <w:tcW w:w="845" w:type="dxa"/>
            <w:shd w:val="clear" w:color="auto" w:fill="auto"/>
            <w:noWrap/>
            <w:vAlign w:val="center"/>
            <w:hideMark/>
          </w:tcPr>
          <w:p w14:paraId="6710F8DF"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321.8</w:t>
            </w:r>
          </w:p>
        </w:tc>
        <w:tc>
          <w:tcPr>
            <w:tcW w:w="1060" w:type="dxa"/>
            <w:shd w:val="clear" w:color="auto" w:fill="auto"/>
            <w:noWrap/>
            <w:vAlign w:val="center"/>
            <w:hideMark/>
          </w:tcPr>
          <w:p w14:paraId="112873B5"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2.43</w:t>
            </w:r>
          </w:p>
        </w:tc>
        <w:tc>
          <w:tcPr>
            <w:tcW w:w="951" w:type="dxa"/>
            <w:shd w:val="clear" w:color="auto" w:fill="auto"/>
            <w:noWrap/>
            <w:vAlign w:val="center"/>
            <w:hideMark/>
          </w:tcPr>
          <w:p w14:paraId="57EBA16C" w14:textId="77777777" w:rsidR="009E6762" w:rsidRPr="009E6762" w:rsidRDefault="009E6762" w:rsidP="00C20F39">
            <w:pPr>
              <w:spacing w:line="240" w:lineRule="auto"/>
              <w:jc w:val="center"/>
              <w:rPr>
                <w:rFonts w:ascii="Rubik" w:eastAsia="Times New Roman" w:hAnsi="Rubik" w:cs="Rubik"/>
                <w:color w:val="000000"/>
                <w:lang w:val="pt-BR" w:eastAsia="pt-BR"/>
              </w:rPr>
            </w:pPr>
            <w:r w:rsidRPr="009E6762">
              <w:rPr>
                <w:rFonts w:ascii="Rubik" w:eastAsia="Times New Roman" w:hAnsi="Rubik" w:cs="Rubik"/>
                <w:color w:val="000000"/>
                <w:lang w:val="pt-BR" w:eastAsia="pt-BR"/>
              </w:rPr>
              <w:t>0.183</w:t>
            </w:r>
          </w:p>
        </w:tc>
      </w:tr>
    </w:tbl>
    <w:p w14:paraId="1755549D" w14:textId="77777777" w:rsidR="009E6762" w:rsidRDefault="009E6762" w:rsidP="00617BB8">
      <w:pPr>
        <w:spacing w:after="240" w:line="480" w:lineRule="auto"/>
        <w:rPr>
          <w:rFonts w:ascii="Rubik" w:hAnsi="Rubik" w:cs="Rubik"/>
          <w:sz w:val="24"/>
          <w:szCs w:val="24"/>
          <w:lang w:val="en-US"/>
        </w:rPr>
      </w:pPr>
    </w:p>
    <w:p w14:paraId="578BFADE" w14:textId="77777777" w:rsidR="009E6762" w:rsidRDefault="009E6762" w:rsidP="00617BB8">
      <w:pPr>
        <w:spacing w:after="240" w:line="480" w:lineRule="auto"/>
        <w:rPr>
          <w:rFonts w:ascii="Rubik" w:hAnsi="Rubik" w:cs="Rubik"/>
          <w:sz w:val="24"/>
          <w:szCs w:val="24"/>
          <w:lang w:val="en-US"/>
        </w:rPr>
      </w:pPr>
    </w:p>
    <w:p w14:paraId="1F7B175B" w14:textId="69404817" w:rsidR="009E6762" w:rsidRDefault="009E6762" w:rsidP="00617BB8">
      <w:pPr>
        <w:spacing w:after="240" w:line="480" w:lineRule="auto"/>
        <w:rPr>
          <w:rFonts w:ascii="Rubik" w:hAnsi="Rubik" w:cs="Rubik"/>
          <w:sz w:val="24"/>
          <w:szCs w:val="24"/>
          <w:lang w:val="en-US"/>
        </w:rPr>
      </w:pPr>
      <w:r>
        <w:rPr>
          <w:noProof/>
        </w:rPr>
        <w:lastRenderedPageBreak/>
        <w:drawing>
          <wp:inline distT="0" distB="0" distL="0" distR="0" wp14:anchorId="063BE4B2" wp14:editId="62303007">
            <wp:extent cx="3543605" cy="27113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297" cy="2718045"/>
                    </a:xfrm>
                    <a:prstGeom prst="rect">
                      <a:avLst/>
                    </a:prstGeom>
                  </pic:spPr>
                </pic:pic>
              </a:graphicData>
            </a:graphic>
          </wp:inline>
        </w:drawing>
      </w:r>
    </w:p>
    <w:p w14:paraId="2227C684" w14:textId="6CB0A748" w:rsidR="00602F3F" w:rsidRPr="004D7B1F" w:rsidRDefault="00602F3F" w:rsidP="00602F3F">
      <w:pPr>
        <w:spacing w:before="27" w:after="160" w:line="240" w:lineRule="auto"/>
        <w:ind w:right="-2"/>
        <w:jc w:val="both"/>
        <w:rPr>
          <w:rFonts w:ascii="Rubik" w:hAnsi="Rubik" w:cs="Rubik"/>
          <w:b/>
          <w:lang w:val="en-US"/>
        </w:rPr>
      </w:pPr>
      <w:r>
        <w:rPr>
          <w:rFonts w:ascii="Rubik" w:hAnsi="Rubik" w:cs="Rubik"/>
          <w:sz w:val="24"/>
          <w:szCs w:val="24"/>
          <w:lang w:val="en-US"/>
        </w:rPr>
        <w:t xml:space="preserve">Fig. S1. </w:t>
      </w:r>
      <w:r>
        <w:rPr>
          <w:rFonts w:ascii="Rubik" w:hAnsi="Rubik" w:cs="Rubik"/>
          <w:b/>
          <w:lang w:val="en-US"/>
        </w:rPr>
        <w:t>T</w:t>
      </w:r>
      <w:r w:rsidRPr="004D7B1F">
        <w:rPr>
          <w:rFonts w:ascii="Rubik" w:hAnsi="Rubik" w:cs="Rubik"/>
          <w:b/>
          <w:lang w:val="en-US"/>
        </w:rPr>
        <w:t xml:space="preserve">he relationship between the number of </w:t>
      </w:r>
      <w:r>
        <w:rPr>
          <w:rFonts w:ascii="Rubik" w:hAnsi="Rubik" w:cs="Rubik"/>
          <w:b/>
          <w:lang w:val="en-US"/>
        </w:rPr>
        <w:t xml:space="preserve">trait categories and the number of </w:t>
      </w:r>
      <w:r w:rsidRPr="004D7B1F">
        <w:rPr>
          <w:rFonts w:ascii="Rubik" w:hAnsi="Rubik" w:cs="Rubik"/>
          <w:b/>
          <w:lang w:val="en-US"/>
        </w:rPr>
        <w:t>taxa</w:t>
      </w:r>
      <w:r>
        <w:rPr>
          <w:rFonts w:ascii="Rubik" w:hAnsi="Rubik" w:cs="Rubik"/>
          <w:b/>
          <w:lang w:val="en-US"/>
        </w:rPr>
        <w:t>. The line and confidence intervals were estimated through a non-linear Poisson model with a second order polynomial of the number of taxa</w:t>
      </w:r>
      <w:r w:rsidRPr="004D7B1F">
        <w:rPr>
          <w:rFonts w:ascii="Rubik" w:hAnsi="Rubik" w:cs="Rubik"/>
          <w:b/>
          <w:lang w:val="en-US"/>
        </w:rPr>
        <w:t>.</w:t>
      </w:r>
      <w:r>
        <w:rPr>
          <w:rFonts w:ascii="Rubik" w:hAnsi="Rubik" w:cs="Rubik"/>
          <w:b/>
          <w:lang w:val="en-US"/>
        </w:rPr>
        <w:t xml:space="preserve"> The shaded area depicts the 95% confidence interval around the non-linear trend.</w:t>
      </w:r>
      <w:r w:rsidRPr="00E5273A">
        <w:t xml:space="preserve"> </w:t>
      </w:r>
      <w:r w:rsidRPr="00E5273A">
        <w:rPr>
          <w:rFonts w:ascii="Rubik" w:hAnsi="Rubik" w:cs="Rubik"/>
          <w:b/>
          <w:lang w:val="en-US"/>
        </w:rPr>
        <w:t xml:space="preserve">The literature survey was conducted on </w:t>
      </w:r>
      <w:r>
        <w:rPr>
          <w:rFonts w:ascii="Rubik" w:hAnsi="Rubik" w:cs="Rubik"/>
          <w:b/>
          <w:lang w:val="en-US"/>
        </w:rPr>
        <w:t xml:space="preserve">Clarivate Analytics </w:t>
      </w:r>
      <w:r w:rsidRPr="00E5273A">
        <w:rPr>
          <w:rFonts w:ascii="Rubik" w:hAnsi="Rubik" w:cs="Rubik"/>
          <w:b/>
          <w:lang w:val="en-US"/>
        </w:rPr>
        <w:t>Web of Science, on 08-06-2020.</w:t>
      </w:r>
    </w:p>
    <w:p w14:paraId="621A91DD" w14:textId="61F675EF" w:rsidR="00602F3F" w:rsidRDefault="00602F3F" w:rsidP="00617BB8">
      <w:pPr>
        <w:spacing w:after="240" w:line="480" w:lineRule="auto"/>
        <w:rPr>
          <w:rFonts w:ascii="Rubik" w:hAnsi="Rubik" w:cs="Rubik"/>
          <w:sz w:val="24"/>
          <w:szCs w:val="24"/>
          <w:lang w:val="en-US"/>
        </w:rPr>
      </w:pPr>
    </w:p>
    <w:p w14:paraId="47174E81" w14:textId="642B8E4B" w:rsidR="0055165C" w:rsidRDefault="0055165C" w:rsidP="00617BB8">
      <w:pPr>
        <w:spacing w:after="240" w:line="480" w:lineRule="auto"/>
        <w:rPr>
          <w:rFonts w:ascii="Rubik" w:hAnsi="Rubik" w:cs="Rubik"/>
          <w:sz w:val="24"/>
          <w:szCs w:val="24"/>
          <w:lang w:val="en-US"/>
        </w:rPr>
      </w:pPr>
    </w:p>
    <w:p w14:paraId="75FEAE81" w14:textId="46799435" w:rsidR="0055165C" w:rsidRDefault="0055165C" w:rsidP="00617BB8">
      <w:pPr>
        <w:spacing w:after="240" w:line="480" w:lineRule="auto"/>
        <w:rPr>
          <w:rFonts w:ascii="Rubik" w:hAnsi="Rubik" w:cs="Rubik"/>
          <w:sz w:val="24"/>
          <w:szCs w:val="24"/>
          <w:lang w:val="en-US"/>
        </w:rPr>
      </w:pPr>
    </w:p>
    <w:p w14:paraId="3BECE9B3" w14:textId="77777777" w:rsidR="0055165C" w:rsidRPr="00617BB8" w:rsidRDefault="0055165C" w:rsidP="00617BB8">
      <w:pPr>
        <w:spacing w:after="240" w:line="480" w:lineRule="auto"/>
        <w:rPr>
          <w:rFonts w:ascii="Rubik" w:hAnsi="Rubik" w:cs="Rubik"/>
          <w:sz w:val="24"/>
          <w:szCs w:val="24"/>
          <w:lang w:val="en-US"/>
        </w:rPr>
      </w:pPr>
    </w:p>
    <w:sectPr w:rsidR="0055165C" w:rsidRPr="00617BB8" w:rsidSect="002E2AD5">
      <w:pgSz w:w="15840" w:h="12240" w:orient="landscape"/>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 Luís Luza" w:date="2021-12-07T22:01:00Z" w:initials="ALL">
    <w:p w14:paraId="727B85B8" w14:textId="4903C7C7" w:rsidR="00980D86" w:rsidRDefault="00980D86">
      <w:pPr>
        <w:pStyle w:val="Textodecomentrio"/>
      </w:pPr>
      <w:r>
        <w:rPr>
          <w:rStyle w:val="Refdecomentrio"/>
        </w:rPr>
        <w:annotationRef/>
      </w:r>
      <w:r w:rsidRPr="00980D86">
        <w:rPr>
          <w:rFonts w:ascii="AdvPTimes" w:hAnsi="AdvPTimes"/>
          <w:color w:val="000000"/>
        </w:rPr>
        <w:t>we still only have a minimal understanding of interactions across traditional taxonomic barriers</w:t>
      </w:r>
    </w:p>
  </w:comment>
  <w:comment w:id="1" w:author="André Luís Luza" w:date="2021-12-07T20:07:00Z" w:initials="ALL">
    <w:p w14:paraId="7E09CA68" w14:textId="77777777" w:rsidR="00ED1179" w:rsidRPr="00617BB8" w:rsidRDefault="00ED1179" w:rsidP="00ED1179">
      <w:pPr>
        <w:spacing w:after="240" w:line="480" w:lineRule="auto"/>
        <w:rPr>
          <w:rFonts w:ascii="Rubik" w:hAnsi="Rubik" w:cs="Rubik"/>
          <w:sz w:val="24"/>
          <w:szCs w:val="24"/>
        </w:rPr>
      </w:pPr>
      <w:r>
        <w:rPr>
          <w:rStyle w:val="Refdecomentrio"/>
        </w:rPr>
        <w:annotationRef/>
      </w:r>
      <w:r w:rsidRPr="00617BB8">
        <w:rPr>
          <w:rFonts w:ascii="Rubik" w:hAnsi="Rubik" w:cs="Rubik"/>
          <w:sz w:val="24"/>
          <w:szCs w:val="24"/>
        </w:rPr>
        <w:t xml:space="preserve">Although functional ecology has largely contributed to ecological literature, it has been largely applied </w:t>
      </w:r>
      <w:r>
        <w:rPr>
          <w:rFonts w:ascii="Rubik" w:hAnsi="Rubik" w:cs="Rubik"/>
          <w:sz w:val="24"/>
          <w:szCs w:val="24"/>
        </w:rPr>
        <w:t xml:space="preserve">to </w:t>
      </w:r>
      <w:r w:rsidRPr="00617BB8">
        <w:rPr>
          <w:rFonts w:ascii="Rubik" w:hAnsi="Rubik" w:cs="Rubik"/>
          <w:sz w:val="24"/>
          <w:szCs w:val="24"/>
        </w:rPr>
        <w:t>single</w:t>
      </w:r>
      <w:r>
        <w:rPr>
          <w:rFonts w:ascii="Rubik" w:hAnsi="Rubik" w:cs="Rubik"/>
          <w:sz w:val="24"/>
          <w:szCs w:val="24"/>
        </w:rPr>
        <w:t xml:space="preserve"> </w:t>
      </w:r>
      <w:r w:rsidRPr="00617BB8">
        <w:rPr>
          <w:rFonts w:ascii="Rubik" w:hAnsi="Rubik" w:cs="Rubik"/>
          <w:sz w:val="24"/>
          <w:szCs w:val="24"/>
        </w:rPr>
        <w:t>tax</w:t>
      </w:r>
      <w:r>
        <w:rPr>
          <w:rFonts w:ascii="Rubik" w:hAnsi="Rubik" w:cs="Rubik"/>
          <w:sz w:val="24"/>
          <w:szCs w:val="24"/>
        </w:rPr>
        <w:t>on</w:t>
      </w:r>
      <w:r w:rsidRPr="00617BB8">
        <w:rPr>
          <w:rFonts w:ascii="Rubik" w:hAnsi="Rubik" w:cs="Rubik"/>
          <w:sz w:val="24"/>
          <w:szCs w:val="24"/>
        </w:rPr>
        <w:t>, which might restrict their contribution to finding ecological generalities on organism performance-environment relationship (Weiss &amp; Ray 2019).</w:t>
      </w:r>
    </w:p>
    <w:p w14:paraId="1CF969F2" w14:textId="58A6E327" w:rsidR="00ED1179" w:rsidRDefault="00ED1179">
      <w:pPr>
        <w:pStyle w:val="Textodecomentrio"/>
      </w:pPr>
    </w:p>
  </w:comment>
  <w:comment w:id="3" w:author="André Luís Luza" w:date="2021-12-07T21:23:00Z" w:initials="ALL">
    <w:p w14:paraId="71D74AEC" w14:textId="77777777" w:rsidR="00A7211D" w:rsidRDefault="00A7211D">
      <w:pPr>
        <w:pStyle w:val="Textodecomentrio"/>
        <w:rPr>
          <w:rFonts w:ascii="AdvGAR" w:hAnsi="AdvGAR"/>
          <w:color w:val="000000"/>
        </w:rPr>
      </w:pPr>
      <w:r>
        <w:rPr>
          <w:rStyle w:val="Refdecomentrio"/>
        </w:rPr>
        <w:annotationRef/>
      </w:r>
      <w:r w:rsidRPr="00A7211D">
        <w:rPr>
          <w:rFonts w:ascii="AdvGAR" w:hAnsi="AdvGAR"/>
          <w:color w:val="000000"/>
        </w:rPr>
        <w:t>Nevertheless, there is a general recognition that using traits across</w:t>
      </w:r>
      <w:r w:rsidRPr="00A7211D">
        <w:rPr>
          <w:rFonts w:ascii="AdvGAR" w:hAnsi="AdvGAR"/>
          <w:color w:val="000000"/>
        </w:rPr>
        <w:br/>
        <w:t>taxonomic groups can reveal new and interesting emergent</w:t>
      </w:r>
      <w:r w:rsidRPr="00A7211D">
        <w:rPr>
          <w:rFonts w:ascii="AdvGAR" w:hAnsi="AdvGAR"/>
          <w:color w:val="000000"/>
        </w:rPr>
        <w:br/>
        <w:t>ecological and functional properties across biomes and</w:t>
      </w:r>
      <w:r w:rsidRPr="00A7211D">
        <w:rPr>
          <w:rFonts w:ascii="AdvGAR" w:hAnsi="AdvGAR"/>
          <w:color w:val="000000"/>
        </w:rPr>
        <w:br/>
        <w:t>ecosystems, as well as animal-plant interactions</w:t>
      </w:r>
    </w:p>
    <w:p w14:paraId="326CB53F" w14:textId="77777777" w:rsidR="00A7211D" w:rsidRDefault="00A7211D">
      <w:pPr>
        <w:pStyle w:val="Textodecomentrio"/>
        <w:rPr>
          <w:rFonts w:ascii="AdvGAR" w:hAnsi="AdvGAR"/>
          <w:color w:val="000000"/>
        </w:rPr>
      </w:pPr>
    </w:p>
    <w:p w14:paraId="6CDA1675" w14:textId="77777777" w:rsidR="00A7211D" w:rsidRDefault="00A7211D">
      <w:pPr>
        <w:pStyle w:val="Textodecomentrio"/>
        <w:rPr>
          <w:rFonts w:ascii="AdvGAR" w:hAnsi="AdvGAR"/>
          <w:color w:val="000000"/>
        </w:rPr>
      </w:pPr>
      <w:r>
        <w:rPr>
          <w:rFonts w:ascii="AdvGAR" w:hAnsi="AdvGAR"/>
          <w:color w:val="000000"/>
        </w:rPr>
        <w:t>Moretti &amp; Legg 2009</w:t>
      </w:r>
    </w:p>
    <w:p w14:paraId="5C1A56DA" w14:textId="5D719E14" w:rsidR="00980D86" w:rsidRDefault="00980D86">
      <w:pPr>
        <w:pStyle w:val="Textodecomentrio"/>
        <w:rPr>
          <w:rFonts w:ascii="AdvGAR" w:hAnsi="AdvGAR"/>
          <w:color w:val="000000"/>
        </w:rPr>
      </w:pPr>
    </w:p>
    <w:p w14:paraId="6ACA5894" w14:textId="6FB51482" w:rsidR="00980D86" w:rsidRDefault="00980D86">
      <w:pPr>
        <w:pStyle w:val="Textodecomentrio"/>
        <w:rPr>
          <w:rFonts w:ascii="AdvGAR" w:hAnsi="AdvGAR"/>
          <w:color w:val="000000"/>
        </w:rPr>
      </w:pPr>
    </w:p>
    <w:p w14:paraId="10E0AB0D" w14:textId="5FFDFE5F" w:rsidR="00980D86" w:rsidRDefault="00980D86">
      <w:pPr>
        <w:pStyle w:val="Textodecomentrio"/>
        <w:rPr>
          <w:rFonts w:ascii="AdvGAR" w:hAnsi="AdvGAR"/>
          <w:color w:val="000000"/>
        </w:rPr>
      </w:pPr>
      <w:r>
        <w:rPr>
          <w:rFonts w:ascii="AdvGAR" w:hAnsi="AdvGAR"/>
          <w:color w:val="000000"/>
        </w:rPr>
        <w:t>Aubin et al. 2013</w:t>
      </w:r>
    </w:p>
    <w:p w14:paraId="05A57EBE" w14:textId="75050A86" w:rsidR="00980D86" w:rsidRDefault="00980D86">
      <w:pPr>
        <w:pStyle w:val="Textodecomentrio"/>
      </w:pPr>
      <w:r w:rsidRPr="00980D86">
        <w:rPr>
          <w:rFonts w:ascii="AdvPTimes" w:hAnsi="AdvPTimes"/>
          <w:color w:val="000000"/>
        </w:rPr>
        <w:t>A multi-taxa approach</w:t>
      </w:r>
      <w:r w:rsidRPr="00980D86">
        <w:rPr>
          <w:rFonts w:ascii="AdvPTimes" w:hAnsi="AdvPTimes"/>
          <w:color w:val="000000"/>
        </w:rPr>
        <w:br/>
        <w:t xml:space="preserve">succeeds in capturing the </w:t>
      </w:r>
      <w:proofErr w:type="spellStart"/>
      <w:r w:rsidRPr="00980D86">
        <w:rPr>
          <w:rFonts w:ascii="AdvPTimes" w:hAnsi="AdvPTimes"/>
          <w:color w:val="000000"/>
        </w:rPr>
        <w:t>spatio</w:t>
      </w:r>
      <w:proofErr w:type="spellEnd"/>
      <w:r w:rsidRPr="00980D86">
        <w:rPr>
          <w:rFonts w:ascii="AdvPTimes" w:hAnsi="AdvPTimes"/>
          <w:color w:val="000000"/>
        </w:rPr>
        <w:t>-temporal extent of the community response, including taxa</w:t>
      </w:r>
      <w:r w:rsidRPr="00980D86">
        <w:rPr>
          <w:rFonts w:ascii="AdvPTimes" w:hAnsi="AdvPTimes"/>
          <w:color w:val="000000"/>
        </w:rPr>
        <w:br/>
        <w:t>with both high and low resilience, thus providing a more accurate evaluation of ecosystem</w:t>
      </w:r>
      <w:r w:rsidRPr="00980D86">
        <w:rPr>
          <w:rFonts w:ascii="AdvPTimes" w:hAnsi="AdvPTimes"/>
          <w:color w:val="000000"/>
        </w:rPr>
        <w:br/>
        <w:t>recovery.</w:t>
      </w:r>
    </w:p>
  </w:comment>
  <w:comment w:id="12" w:author="André Luís Luza" w:date="2021-11-26T10:56:00Z" w:initials="ALL">
    <w:p w14:paraId="67836829" w14:textId="77777777" w:rsidR="00ED1179" w:rsidRPr="001F10C8" w:rsidRDefault="00ED1179" w:rsidP="00ED1179">
      <w:pPr>
        <w:pStyle w:val="Textodecomentrio"/>
        <w:rPr>
          <w:lang w:val="pt-BR"/>
        </w:rPr>
      </w:pPr>
      <w:r>
        <w:rPr>
          <w:rStyle w:val="Refdecomentrio"/>
        </w:rPr>
        <w:annotationRef/>
      </w:r>
      <w:r w:rsidRPr="001F10C8">
        <w:rPr>
          <w:color w:val="000000"/>
          <w:sz w:val="22"/>
          <w:szCs w:val="22"/>
          <w:lang w:val="pt-BR"/>
        </w:rPr>
        <w:t xml:space="preserve">a definição destes grupos amplos demanda um raciocínio de fitness/função do organismo em resposta ao ambiente (i.e., um </w:t>
      </w:r>
      <w:proofErr w:type="spellStart"/>
      <w:r w:rsidRPr="001F10C8">
        <w:rPr>
          <w:i/>
          <w:iCs/>
          <w:color w:val="000000"/>
          <w:sz w:val="22"/>
          <w:szCs w:val="22"/>
          <w:lang w:val="pt-BR"/>
        </w:rPr>
        <w:t>forest</w:t>
      </w:r>
      <w:proofErr w:type="spellEnd"/>
      <w:r w:rsidRPr="001F10C8">
        <w:rPr>
          <w:i/>
          <w:iCs/>
          <w:color w:val="000000"/>
          <w:sz w:val="22"/>
          <w:szCs w:val="22"/>
          <w:lang w:val="pt-BR"/>
        </w:rPr>
        <w:t xml:space="preserve"> </w:t>
      </w:r>
      <w:proofErr w:type="spellStart"/>
      <w:r w:rsidRPr="001F10C8">
        <w:rPr>
          <w:i/>
          <w:iCs/>
          <w:color w:val="000000"/>
          <w:sz w:val="22"/>
          <w:szCs w:val="22"/>
          <w:lang w:val="pt-BR"/>
        </w:rPr>
        <w:t>specialist</w:t>
      </w:r>
      <w:proofErr w:type="spellEnd"/>
      <w:r w:rsidRPr="001F10C8">
        <w:rPr>
          <w:i/>
          <w:iCs/>
          <w:color w:val="000000"/>
          <w:sz w:val="22"/>
          <w:szCs w:val="22"/>
          <w:lang w:val="pt-BR"/>
        </w:rPr>
        <w:t xml:space="preserve"> </w:t>
      </w:r>
      <w:proofErr w:type="spellStart"/>
      <w:r w:rsidRPr="001F10C8">
        <w:rPr>
          <w:i/>
          <w:iCs/>
          <w:color w:val="000000"/>
          <w:sz w:val="22"/>
          <w:szCs w:val="22"/>
          <w:lang w:val="pt-BR"/>
        </w:rPr>
        <w:t>mammal</w:t>
      </w:r>
      <w:proofErr w:type="spellEnd"/>
      <w:r w:rsidRPr="001F10C8">
        <w:rPr>
          <w:i/>
          <w:iCs/>
          <w:color w:val="000000"/>
          <w:sz w:val="22"/>
          <w:szCs w:val="22"/>
          <w:lang w:val="pt-BR"/>
        </w:rPr>
        <w:t xml:space="preserve"> </w:t>
      </w:r>
      <w:r w:rsidRPr="001F10C8">
        <w:rPr>
          <w:color w:val="000000"/>
          <w:sz w:val="22"/>
          <w:szCs w:val="22"/>
          <w:lang w:val="pt-BR"/>
        </w:rPr>
        <w:t xml:space="preserve">tem um conjunto de atributos que fazem com que ele seja mais </w:t>
      </w:r>
      <w:r w:rsidRPr="001F10C8">
        <w:rPr>
          <w:i/>
          <w:iCs/>
          <w:color w:val="000000"/>
          <w:sz w:val="22"/>
          <w:szCs w:val="22"/>
          <w:lang w:val="pt-BR"/>
        </w:rPr>
        <w:t xml:space="preserve">ajustado </w:t>
      </w:r>
      <w:r w:rsidRPr="001F10C8">
        <w:rPr>
          <w:color w:val="000000"/>
          <w:sz w:val="22"/>
          <w:szCs w:val="22"/>
          <w:lang w:val="pt-BR"/>
        </w:rPr>
        <w:t>ao ambiente florestal do que a outros ambientes, como por exemplo cauda longa, dieta frugívora, olhos grandes, patas adaptadas a escalada, dentre outros)</w:t>
      </w:r>
    </w:p>
  </w:comment>
  <w:comment w:id="13" w:author="André Luís Luza" w:date="2021-11-26T11:03:00Z" w:initials="ALL">
    <w:p w14:paraId="373FE89A" w14:textId="77777777" w:rsidR="00ED1179" w:rsidRPr="00E41D91" w:rsidRDefault="00ED1179" w:rsidP="00ED1179">
      <w:pPr>
        <w:pStyle w:val="Textodecomentrio"/>
        <w:rPr>
          <w:lang w:val="pt-BR"/>
        </w:rPr>
      </w:pPr>
      <w:r>
        <w:rPr>
          <w:rStyle w:val="Refdecomentrio"/>
        </w:rPr>
        <w:annotationRef/>
      </w:r>
      <w:r w:rsidRPr="00E41D91">
        <w:rPr>
          <w:color w:val="000000"/>
          <w:lang w:val="pt-BR"/>
        </w:rPr>
        <w:t xml:space="preserve">Aqui consideramos </w:t>
      </w:r>
      <w:proofErr w:type="spellStart"/>
      <w:r w:rsidRPr="00E41D91">
        <w:rPr>
          <w:i/>
          <w:iCs/>
          <w:color w:val="000000"/>
          <w:lang w:val="pt-BR"/>
        </w:rPr>
        <w:t>cross</w:t>
      </w:r>
      <w:proofErr w:type="spellEnd"/>
      <w:r w:rsidRPr="00E41D91">
        <w:rPr>
          <w:i/>
          <w:iCs/>
          <w:color w:val="000000"/>
          <w:lang w:val="pt-BR"/>
        </w:rPr>
        <w:t>-taxa</w:t>
      </w:r>
      <w:r w:rsidRPr="00E41D91">
        <w:rPr>
          <w:color w:val="000000"/>
          <w:lang w:val="pt-BR"/>
        </w:rPr>
        <w:t xml:space="preserve"> como aqueles estudos que incluem táxons com um mínimo parentesco filogenético de família. Portanto, estudos avaliando táxons abaixo do nível de família (e.g., tribos, subfamília) foram descartados da revisão (</w:t>
      </w:r>
      <w:proofErr w:type="spellStart"/>
      <w:r w:rsidRPr="00E41D91">
        <w:rPr>
          <w:i/>
          <w:iCs/>
          <w:color w:val="000000"/>
          <w:lang w:val="pt-BR"/>
        </w:rPr>
        <w:t>not</w:t>
      </w:r>
      <w:proofErr w:type="spellEnd"/>
      <w:r w:rsidRPr="00E41D91">
        <w:rPr>
          <w:i/>
          <w:iCs/>
          <w:color w:val="000000"/>
          <w:lang w:val="pt-BR"/>
        </w:rPr>
        <w:t xml:space="preserve"> </w:t>
      </w:r>
      <w:proofErr w:type="spellStart"/>
      <w:r w:rsidRPr="00E41D91">
        <w:rPr>
          <w:i/>
          <w:iCs/>
          <w:color w:val="000000"/>
          <w:lang w:val="pt-BR"/>
        </w:rPr>
        <w:t>cross</w:t>
      </w:r>
      <w:proofErr w:type="spellEnd"/>
      <w:r w:rsidRPr="00E41D91">
        <w:rPr>
          <w:i/>
          <w:iCs/>
          <w:color w:val="000000"/>
          <w:lang w:val="pt-BR"/>
        </w:rPr>
        <w:t>-taxa</w:t>
      </w:r>
      <w:r w:rsidRPr="00E41D91">
        <w:rPr>
          <w:color w:val="000000"/>
          <w:lang w:val="pt-BR"/>
        </w:rPr>
        <w:t>, Fig. 15).</w:t>
      </w:r>
    </w:p>
  </w:comment>
  <w:comment w:id="14" w:author="André Luís Luza" w:date="2021-11-30T16:01:00Z" w:initials="ALL">
    <w:p w14:paraId="29CB3184" w14:textId="77777777" w:rsidR="00ED1179" w:rsidRDefault="00ED1179" w:rsidP="00ED1179">
      <w:pPr>
        <w:widowControl w:val="0"/>
        <w:pBdr>
          <w:top w:val="nil"/>
          <w:left w:val="nil"/>
          <w:bottom w:val="nil"/>
          <w:right w:val="nil"/>
          <w:between w:val="nil"/>
        </w:pBdr>
        <w:spacing w:line="240" w:lineRule="auto"/>
        <w:rPr>
          <w:color w:val="000000"/>
        </w:rPr>
      </w:pPr>
      <w:r>
        <w:rPr>
          <w:rStyle w:val="Refdecomentrio"/>
        </w:rPr>
        <w:annotationRef/>
      </w:r>
      <w:r>
        <w:rPr>
          <w:color w:val="000000"/>
        </w:rPr>
        <w:t xml:space="preserve">Anderegg, LDL; Berner, LT; </w:t>
      </w:r>
      <w:proofErr w:type="spellStart"/>
      <w:r>
        <w:rPr>
          <w:color w:val="000000"/>
        </w:rPr>
        <w:t>Badgley</w:t>
      </w:r>
      <w:proofErr w:type="spellEnd"/>
      <w:r>
        <w:rPr>
          <w:color w:val="000000"/>
        </w:rPr>
        <w:t xml:space="preserve">, G; Sethi, ML; Law, BE; </w:t>
      </w:r>
      <w:proofErr w:type="spellStart"/>
      <w:r>
        <w:rPr>
          <w:color w:val="000000"/>
        </w:rPr>
        <w:t>HilleRisLambers</w:t>
      </w:r>
      <w:proofErr w:type="spellEnd"/>
      <w:r>
        <w:rPr>
          <w:color w:val="000000"/>
        </w:rPr>
        <w:t>, J</w:t>
      </w:r>
      <w:r>
        <w:rPr>
          <w:color w:val="000000"/>
        </w:rPr>
        <w:tab/>
        <w:t xml:space="preserve">Anderegg, Leander D. L.; Berner, Logan T.; </w:t>
      </w:r>
      <w:proofErr w:type="spellStart"/>
      <w:r>
        <w:rPr>
          <w:color w:val="000000"/>
        </w:rPr>
        <w:t>Badgley</w:t>
      </w:r>
      <w:proofErr w:type="spellEnd"/>
      <w:r>
        <w:rPr>
          <w:color w:val="000000"/>
        </w:rPr>
        <w:t xml:space="preserve">, Grayson; Sethi, Meera L.; Law, Beverly E.; </w:t>
      </w:r>
      <w:proofErr w:type="spellStart"/>
      <w:r>
        <w:rPr>
          <w:color w:val="000000"/>
        </w:rPr>
        <w:t>HilleRisLambers</w:t>
      </w:r>
      <w:proofErr w:type="spellEnd"/>
      <w:r>
        <w:rPr>
          <w:color w:val="000000"/>
        </w:rPr>
        <w:t xml:space="preserve">, </w:t>
      </w:r>
      <w:proofErr w:type="spellStart"/>
      <w:r>
        <w:rPr>
          <w:color w:val="000000"/>
        </w:rPr>
        <w:t>Janneke</w:t>
      </w:r>
      <w:proofErr w:type="spellEnd"/>
      <w:r>
        <w:rPr>
          <w:color w:val="000000"/>
        </w:rPr>
        <w:tab/>
        <w:t>Within-species patterns challenge our understanding of the leaf economics spectrum</w:t>
      </w:r>
      <w:r>
        <w:rPr>
          <w:color w:val="000000"/>
        </w:rPr>
        <w:tab/>
        <w:t>ECOLOGY LETTERS</w:t>
      </w:r>
    </w:p>
    <w:p w14:paraId="7337590F" w14:textId="77777777" w:rsidR="00ED1179" w:rsidRDefault="00ED1179" w:rsidP="00ED1179">
      <w:pPr>
        <w:widowControl w:val="0"/>
        <w:pBdr>
          <w:top w:val="nil"/>
          <w:left w:val="nil"/>
          <w:bottom w:val="nil"/>
          <w:right w:val="nil"/>
          <w:between w:val="nil"/>
        </w:pBdr>
        <w:spacing w:line="240" w:lineRule="auto"/>
        <w:rPr>
          <w:color w:val="000000"/>
        </w:rPr>
      </w:pPr>
    </w:p>
    <w:p w14:paraId="2D6098ED" w14:textId="77777777" w:rsidR="00ED1179" w:rsidRDefault="00ED1179" w:rsidP="00ED1179">
      <w:pPr>
        <w:widowControl w:val="0"/>
        <w:pBdr>
          <w:top w:val="nil"/>
          <w:left w:val="nil"/>
          <w:bottom w:val="nil"/>
          <w:right w:val="nil"/>
          <w:between w:val="nil"/>
        </w:pBdr>
        <w:spacing w:line="240" w:lineRule="auto"/>
        <w:rPr>
          <w:color w:val="000000"/>
        </w:rPr>
      </w:pPr>
      <w:r>
        <w:rPr>
          <w:color w:val="000000"/>
        </w:rPr>
        <w:t>COVARIATION AMONG TRAITS</w:t>
      </w:r>
    </w:p>
    <w:p w14:paraId="6DD774F7" w14:textId="77777777" w:rsidR="00ED1179" w:rsidRDefault="00ED1179" w:rsidP="00ED1179">
      <w:pPr>
        <w:pStyle w:val="Textodecomentrio"/>
      </w:pPr>
    </w:p>
  </w:comment>
  <w:comment w:id="16" w:author="André Luís Luza" w:date="2021-11-30T16:03:00Z" w:initials="ALL">
    <w:p w14:paraId="30C5F285" w14:textId="77777777" w:rsidR="001B45E7" w:rsidRDefault="001B45E7" w:rsidP="001B45E7">
      <w:pPr>
        <w:pStyle w:val="Textodecomentrio"/>
      </w:pPr>
      <w:r>
        <w:rPr>
          <w:rStyle w:val="Refdecomentrio"/>
        </w:rPr>
        <w:annotationRef/>
      </w:r>
      <w:r w:rsidRPr="00617BB8">
        <w:rPr>
          <w:rFonts w:ascii="Rubik" w:hAnsi="Rubik" w:cs="Rubik"/>
          <w:sz w:val="24"/>
          <w:szCs w:val="24"/>
        </w:rPr>
        <w:t>taxon-specific responses to environmental stressor(s), and list surrogate taxa to bioindication</w:t>
      </w:r>
    </w:p>
  </w:comment>
  <w:comment w:id="17" w:author="André Luís Luza" w:date="2022-01-25T22:01:00Z" w:initials="ALL">
    <w:p w14:paraId="18E4EFE1" w14:textId="5FC833A8" w:rsidR="00F27703" w:rsidRDefault="00F27703">
      <w:pPr>
        <w:pStyle w:val="Textodecomentrio"/>
      </w:pPr>
      <w:r>
        <w:rPr>
          <w:rStyle w:val="Refdecomentrio"/>
        </w:rPr>
        <w:annotationRef/>
      </w:r>
      <w:r>
        <w:t>matching with a functional review on invertebrate functional research (Brosseau et al. 2017)</w:t>
      </w:r>
    </w:p>
  </w:comment>
  <w:comment w:id="23" w:author="André Luís Luza" w:date="2022-01-18T17:00:00Z" w:initials="ALL">
    <w:p w14:paraId="69E2CF7C" w14:textId="77777777" w:rsidR="00A84801" w:rsidRPr="00905E72" w:rsidRDefault="00A84801" w:rsidP="00A84801">
      <w:pPr>
        <w:spacing w:after="240" w:line="480" w:lineRule="auto"/>
        <w:rPr>
          <w:rFonts w:ascii="Rubik" w:hAnsi="Rubik" w:cs="Rubik"/>
          <w:bCs/>
          <w:sz w:val="24"/>
          <w:szCs w:val="24"/>
          <w:lang w:val="en-US"/>
        </w:rPr>
      </w:pPr>
      <w:r>
        <w:rPr>
          <w:rStyle w:val="Refdecomentrio"/>
        </w:rPr>
        <w:annotationRef/>
      </w:r>
    </w:p>
    <w:p w14:paraId="3D3EBD03" w14:textId="77777777" w:rsidR="00A84801" w:rsidRPr="0045151F" w:rsidRDefault="00A84801" w:rsidP="00A84801">
      <w:pPr>
        <w:spacing w:after="240" w:line="480" w:lineRule="auto"/>
        <w:rPr>
          <w:rFonts w:ascii="Rubik" w:hAnsi="Rubik" w:cs="Rubik"/>
          <w:bCs/>
          <w:sz w:val="24"/>
          <w:szCs w:val="24"/>
          <w:lang w:val="en-US"/>
        </w:rPr>
      </w:pPr>
      <w:r w:rsidRPr="0045151F">
        <w:rPr>
          <w:rFonts w:ascii="Rubik" w:hAnsi="Rubik" w:cs="Rubik"/>
          <w:bCs/>
          <w:sz w:val="24"/>
          <w:szCs w:val="24"/>
          <w:lang w:val="en-US"/>
        </w:rPr>
        <w:t>The rare use of p</w:t>
      </w:r>
      <w:r>
        <w:rPr>
          <w:rFonts w:ascii="Rubik" w:hAnsi="Rubik" w:cs="Rubik"/>
          <w:bCs/>
          <w:sz w:val="24"/>
          <w:szCs w:val="24"/>
          <w:lang w:val="en-US"/>
        </w:rPr>
        <w:t>hylogeny is an interesting point of this research. For instance, whether a given study embraces more than one taxonomic rank, e.g., rodents and anurans, it is very likely that using the phylogeny will control the fact that rodents in a sample would likely be more similar in traits than anurans, as rodents are more closely related than anurans (). Furthermore, the non-independence between close relatives can also be an issue when comparing morphological disparity /functional diversity between groups (</w:t>
      </w:r>
      <w:proofErr w:type="spellStart"/>
      <w:r>
        <w:rPr>
          <w:rFonts w:ascii="Rubik" w:hAnsi="Rubik" w:cs="Rubik"/>
          <w:bCs/>
          <w:sz w:val="24"/>
          <w:szCs w:val="24"/>
          <w:lang w:val="en-US"/>
        </w:rPr>
        <w:t>Guillerme</w:t>
      </w:r>
      <w:proofErr w:type="spellEnd"/>
      <w:r>
        <w:rPr>
          <w:rFonts w:ascii="Rubik" w:hAnsi="Rubik" w:cs="Rubik"/>
          <w:bCs/>
          <w:sz w:val="24"/>
          <w:szCs w:val="24"/>
          <w:lang w:val="en-US"/>
        </w:rPr>
        <w:t xml:space="preserve"> et al. 2020). </w:t>
      </w:r>
    </w:p>
    <w:p w14:paraId="50D75D3B" w14:textId="2AE5E453" w:rsidR="00A84801" w:rsidRPr="00A84801" w:rsidRDefault="00A84801">
      <w:pPr>
        <w:pStyle w:val="Textodecomentrio"/>
        <w:rPr>
          <w:lang w:val="en-US"/>
        </w:rPr>
      </w:pPr>
    </w:p>
  </w:comment>
  <w:comment w:id="24" w:author="André Luís Luza" w:date="2022-01-25T15:04:00Z" w:initials="ALL">
    <w:p w14:paraId="7490020C" w14:textId="500EC028" w:rsidR="007D55F9" w:rsidRDefault="007D55F9">
      <w:pPr>
        <w:pStyle w:val="Textodecomentrio"/>
      </w:pPr>
      <w:r>
        <w:rPr>
          <w:rStyle w:val="Refdecomentrio"/>
        </w:rPr>
        <w:annotationRef/>
      </w:r>
      <w:proofErr w:type="spellStart"/>
      <w:r w:rsidR="00C36BD2">
        <w:t>I</w:t>
      </w:r>
      <w:r>
        <w:t>nterrogação</w:t>
      </w:r>
      <w:proofErr w:type="spellEnd"/>
    </w:p>
    <w:p w14:paraId="2F954831" w14:textId="77777777" w:rsidR="00C36BD2" w:rsidRDefault="00C36BD2">
      <w:pPr>
        <w:pStyle w:val="Textodecomentrio"/>
      </w:pPr>
    </w:p>
    <w:p w14:paraId="2BCB3892" w14:textId="41A78DB8" w:rsidR="00C36BD2" w:rsidRPr="003B6CD3" w:rsidRDefault="00C36BD2">
      <w:pPr>
        <w:pStyle w:val="Textodecomentrio"/>
        <w:rPr>
          <w:lang w:val="pt-BR"/>
        </w:rPr>
      </w:pPr>
      <w:r w:rsidRPr="003B6CD3">
        <w:rPr>
          <w:lang w:val="pt-BR"/>
        </w:rPr>
        <w:t>Branco ….</w:t>
      </w:r>
    </w:p>
  </w:comment>
  <w:comment w:id="30" w:author="André Luís Luza" w:date="2022-01-25T15:58:00Z" w:initials="ALL">
    <w:p w14:paraId="2265BAC8" w14:textId="77777777" w:rsidR="003B6CD3" w:rsidRDefault="003B6CD3">
      <w:pPr>
        <w:pStyle w:val="Textodecomentrio"/>
        <w:rPr>
          <w:lang w:val="pt-BR"/>
        </w:rPr>
      </w:pPr>
      <w:r>
        <w:rPr>
          <w:rStyle w:val="Refdecomentrio"/>
        </w:rPr>
        <w:annotationRef/>
      </w:r>
      <w:r w:rsidRPr="003B6CD3">
        <w:rPr>
          <w:lang w:val="pt-BR"/>
        </w:rPr>
        <w:t>% de estudos fu</w:t>
      </w:r>
      <w:r>
        <w:rPr>
          <w:lang w:val="pt-BR"/>
        </w:rPr>
        <w:t xml:space="preserve">ncionais que usam coisas </w:t>
      </w:r>
      <w:proofErr w:type="gramStart"/>
      <w:r>
        <w:rPr>
          <w:lang w:val="pt-BR"/>
        </w:rPr>
        <w:t>da eco</w:t>
      </w:r>
      <w:proofErr w:type="gramEnd"/>
      <w:r>
        <w:rPr>
          <w:lang w:val="pt-BR"/>
        </w:rPr>
        <w:t xml:space="preserve"> de comunidades</w:t>
      </w:r>
    </w:p>
    <w:p w14:paraId="2F163711" w14:textId="77777777" w:rsidR="003B6CD3" w:rsidRDefault="003B6CD3">
      <w:pPr>
        <w:pStyle w:val="Textodecomentrio"/>
        <w:rPr>
          <w:lang w:val="pt-BR"/>
        </w:rPr>
      </w:pPr>
    </w:p>
    <w:p w14:paraId="174933C7" w14:textId="68DEF01B" w:rsidR="003B6CD3" w:rsidRPr="003B6CD3" w:rsidRDefault="003B6CD3">
      <w:pPr>
        <w:pStyle w:val="Textodecomentrio"/>
        <w:rPr>
          <w:lang w:val="pt-BR"/>
        </w:rPr>
      </w:pPr>
      <w:r>
        <w:rPr>
          <w:lang w:val="pt-BR"/>
        </w:rPr>
        <w:t>Quantos usam efetivamente funcional</w:t>
      </w:r>
    </w:p>
  </w:comment>
  <w:comment w:id="31" w:author="André Luís Luza" w:date="2022-01-25T15:49:00Z" w:initials="ALL">
    <w:p w14:paraId="53190E62" w14:textId="4035C4E4" w:rsidR="008B0318" w:rsidRPr="003B6CD3" w:rsidRDefault="008B0318">
      <w:pPr>
        <w:pStyle w:val="Textodecomentrio"/>
        <w:rPr>
          <w:lang w:val="pt-BR"/>
        </w:rPr>
      </w:pPr>
      <w:r>
        <w:rPr>
          <w:rStyle w:val="Refdecomentrio"/>
        </w:rPr>
        <w:annotationRef/>
      </w:r>
      <w:r w:rsidRPr="003B6CD3">
        <w:rPr>
          <w:lang w:val="pt-BR"/>
        </w:rPr>
        <w:t>FAZER POR ARTIGO</w:t>
      </w:r>
    </w:p>
  </w:comment>
  <w:comment w:id="38" w:author="André Luís Luza" w:date="2021-11-26T10:52:00Z" w:initials="ALL">
    <w:p w14:paraId="1893ADB4" w14:textId="77777777" w:rsidR="00DA5663" w:rsidRPr="00AA2642" w:rsidRDefault="00DA5663" w:rsidP="00DA5663">
      <w:pPr>
        <w:pStyle w:val="Textodecomentrio"/>
        <w:rPr>
          <w:lang w:val="en-US"/>
        </w:rPr>
      </w:pPr>
      <w:r>
        <w:rPr>
          <w:rStyle w:val="Refdecomentrio"/>
        </w:rPr>
        <w:annotationRef/>
      </w:r>
      <w:r w:rsidRPr="00AA2642">
        <w:rPr>
          <w:rFonts w:ascii="Rubik" w:hAnsi="Rubik" w:cs="Rubik"/>
          <w:lang w:val="en-US"/>
        </w:rPr>
        <w:t xml:space="preserve">Although functionally ecology is intended to be a ‘taxon-free approach’ (e.g., </w:t>
      </w:r>
      <w:proofErr w:type="spellStart"/>
      <w:r w:rsidRPr="00AA2642">
        <w:rPr>
          <w:rFonts w:ascii="Rubik" w:hAnsi="Rubik" w:cs="Rubik"/>
          <w:lang w:val="en-US"/>
        </w:rPr>
        <w:t>Lavorel</w:t>
      </w:r>
      <w:proofErr w:type="spellEnd"/>
      <w:r w:rsidRPr="00AA2642">
        <w:rPr>
          <w:rFonts w:ascii="Rubik" w:hAnsi="Rubik" w:cs="Rubik"/>
          <w:lang w:val="en-US"/>
        </w:rPr>
        <w:t xml:space="preserve"> et al. 2008)</w:t>
      </w:r>
    </w:p>
  </w:comment>
  <w:comment w:id="54" w:author="André Luís Luza" w:date="2022-01-21T15:47:00Z" w:initials="ALL">
    <w:p w14:paraId="5D251714" w14:textId="77777777" w:rsidR="00EE2BB3" w:rsidRPr="008D0F05" w:rsidRDefault="00EE2BB3" w:rsidP="00EE2BB3">
      <w:pPr>
        <w:pStyle w:val="Textodecomentrio"/>
        <w:rPr>
          <w:lang w:val="es-419"/>
        </w:rPr>
      </w:pPr>
      <w:r>
        <w:rPr>
          <w:rStyle w:val="Refdecomentrio"/>
        </w:rPr>
        <w:annotationRef/>
      </w:r>
      <w:r w:rsidRPr="008D0F05">
        <w:rPr>
          <w:lang w:val="es-419"/>
        </w:rPr>
        <w:t xml:space="preserve">Nora </w:t>
      </w:r>
      <w:proofErr w:type="spellStart"/>
      <w:r w:rsidRPr="008D0F05">
        <w:rPr>
          <w:lang w:val="es-419"/>
        </w:rPr>
        <w:t>Magg</w:t>
      </w:r>
      <w:proofErr w:type="spellEnd"/>
      <w:r w:rsidRPr="008D0F05">
        <w:rPr>
          <w:lang w:val="es-419"/>
        </w:rPr>
        <w:t xml:space="preserve">, Elena </w:t>
      </w:r>
      <w:proofErr w:type="spellStart"/>
      <w:r w:rsidRPr="008D0F05">
        <w:rPr>
          <w:lang w:val="es-419"/>
        </w:rPr>
        <w:t>Ballenthien</w:t>
      </w:r>
      <w:proofErr w:type="spellEnd"/>
      <w:r w:rsidRPr="008D0F05">
        <w:rPr>
          <w:lang w:val="es-419"/>
        </w:rPr>
        <w:t xml:space="preserve">, </w:t>
      </w:r>
      <w:proofErr w:type="spellStart"/>
      <w:r w:rsidRPr="008D0F05">
        <w:rPr>
          <w:lang w:val="es-419"/>
        </w:rPr>
        <w:t>Veronika</w:t>
      </w:r>
      <w:proofErr w:type="spellEnd"/>
      <w:r w:rsidRPr="008D0F05">
        <w:rPr>
          <w:lang w:val="es-419"/>
        </w:rPr>
        <w:t xml:space="preserve"> </w:t>
      </w:r>
      <w:proofErr w:type="spellStart"/>
      <w:r w:rsidRPr="008D0F05">
        <w:rPr>
          <w:lang w:val="es-419"/>
        </w:rPr>
        <w:t>Braunisch</w:t>
      </w:r>
      <w:proofErr w:type="spellEnd"/>
      <w:r w:rsidRPr="008D0F05">
        <w:rPr>
          <w:lang w:val="es-419"/>
        </w:rPr>
        <w:t>,</w:t>
      </w:r>
    </w:p>
    <w:p w14:paraId="72F35346" w14:textId="77777777" w:rsidR="00EE2BB3" w:rsidRDefault="00EE2BB3" w:rsidP="00EE2BB3">
      <w:pPr>
        <w:pStyle w:val="Textodecomentrio"/>
      </w:pPr>
      <w:r>
        <w:t>Faunal surrogates for forest species conservation: A systematic niche-based approach,</w:t>
      </w:r>
    </w:p>
    <w:p w14:paraId="7BCE8BAD" w14:textId="77777777" w:rsidR="00EE2BB3" w:rsidRDefault="00EE2BB3" w:rsidP="00EE2BB3">
      <w:pPr>
        <w:pStyle w:val="Textodecomentrio"/>
      </w:pPr>
      <w:r>
        <w:t>Ecological Indicators,</w:t>
      </w:r>
    </w:p>
    <w:p w14:paraId="3DD177BD" w14:textId="77777777" w:rsidR="00EE2BB3" w:rsidRDefault="00EE2BB3" w:rsidP="00EE2BB3">
      <w:pPr>
        <w:pStyle w:val="Textodecomentrio"/>
      </w:pPr>
      <w:r>
        <w:t>Volume 102,</w:t>
      </w:r>
    </w:p>
    <w:p w14:paraId="27EB6C4C" w14:textId="77777777" w:rsidR="00EE2BB3" w:rsidRDefault="00EE2BB3" w:rsidP="00EE2BB3">
      <w:pPr>
        <w:pStyle w:val="Textodecomentrio"/>
      </w:pPr>
      <w:r>
        <w:t>2019,</w:t>
      </w:r>
    </w:p>
    <w:p w14:paraId="0DA662E6" w14:textId="77777777" w:rsidR="00EE2BB3" w:rsidRDefault="00EE2BB3" w:rsidP="00EE2BB3">
      <w:pPr>
        <w:pStyle w:val="Textodecomentrio"/>
      </w:pPr>
      <w:r>
        <w:t>Pages 65-75,</w:t>
      </w:r>
    </w:p>
    <w:p w14:paraId="432CC960" w14:textId="77777777" w:rsidR="00EE2BB3" w:rsidRDefault="00EE2BB3" w:rsidP="00EE2BB3">
      <w:pPr>
        <w:pStyle w:val="Textodecomentrio"/>
      </w:pPr>
      <w:r>
        <w:t>ISSN 1470-160X,</w:t>
      </w:r>
    </w:p>
    <w:p w14:paraId="28364E14" w14:textId="77777777" w:rsidR="00EE2BB3" w:rsidRDefault="00EE2BB3" w:rsidP="00EE2BB3">
      <w:pPr>
        <w:pStyle w:val="Textodecomentrio"/>
      </w:pPr>
      <w:r>
        <w:t>https://doi.org/10.1016/j.ecolind.2019.01.084.</w:t>
      </w:r>
    </w:p>
    <w:p w14:paraId="465E25D0" w14:textId="77777777" w:rsidR="00EE2BB3" w:rsidRDefault="00EE2BB3" w:rsidP="00EE2BB3">
      <w:pPr>
        <w:pStyle w:val="Textodecomentrio"/>
      </w:pPr>
      <w:r>
        <w:t>(https://www.sciencedirect.com/science/article/pii/S1470160X19301025)</w:t>
      </w:r>
    </w:p>
    <w:p w14:paraId="5D7E496E" w14:textId="77777777" w:rsidR="00EE2BB3" w:rsidRDefault="00EE2BB3" w:rsidP="00EE2BB3">
      <w:pPr>
        <w:pStyle w:val="Textodecomentrio"/>
      </w:pPr>
      <w:r>
        <w:t xml:space="preserve">Nora </w:t>
      </w:r>
      <w:proofErr w:type="spellStart"/>
      <w:r>
        <w:t>Magg</w:t>
      </w:r>
      <w:proofErr w:type="spellEnd"/>
      <w:r>
        <w:t xml:space="preserve">, Elena </w:t>
      </w:r>
      <w:proofErr w:type="spellStart"/>
      <w:r>
        <w:t>Ballenthien</w:t>
      </w:r>
      <w:proofErr w:type="spellEnd"/>
      <w:r>
        <w:t xml:space="preserve">, Veronika </w:t>
      </w:r>
      <w:proofErr w:type="spellStart"/>
      <w:r>
        <w:t>Braunisch</w:t>
      </w:r>
      <w:proofErr w:type="spellEnd"/>
      <w:r>
        <w:t>,</w:t>
      </w:r>
    </w:p>
    <w:p w14:paraId="50D3F2ED" w14:textId="77777777" w:rsidR="00EE2BB3" w:rsidRDefault="00EE2BB3" w:rsidP="00EE2BB3">
      <w:pPr>
        <w:pStyle w:val="Textodecomentrio"/>
      </w:pPr>
      <w:r>
        <w:t>Faunal surrogates for forest species conservation: A systematic niche-based approach,</w:t>
      </w:r>
    </w:p>
    <w:p w14:paraId="6E1B5280" w14:textId="77777777" w:rsidR="00EE2BB3" w:rsidRDefault="00EE2BB3" w:rsidP="00EE2BB3">
      <w:pPr>
        <w:pStyle w:val="Textodecomentrio"/>
      </w:pPr>
      <w:r>
        <w:t>Ecological Indicators,</w:t>
      </w:r>
    </w:p>
    <w:p w14:paraId="2938E1A0" w14:textId="77777777" w:rsidR="00EE2BB3" w:rsidRDefault="00EE2BB3" w:rsidP="00EE2BB3">
      <w:pPr>
        <w:pStyle w:val="Textodecomentrio"/>
      </w:pPr>
      <w:r>
        <w:t>Volume 102,</w:t>
      </w:r>
    </w:p>
    <w:p w14:paraId="06348AF9" w14:textId="77777777" w:rsidR="00EE2BB3" w:rsidRDefault="00EE2BB3" w:rsidP="00EE2BB3">
      <w:pPr>
        <w:pStyle w:val="Textodecomentrio"/>
      </w:pPr>
      <w:r>
        <w:t>2019,</w:t>
      </w:r>
    </w:p>
    <w:p w14:paraId="28C42FC0" w14:textId="77777777" w:rsidR="00EE2BB3" w:rsidRDefault="00EE2BB3" w:rsidP="00EE2BB3">
      <w:pPr>
        <w:pStyle w:val="Textodecomentrio"/>
      </w:pPr>
      <w:r>
        <w:t>Pages 65-75,</w:t>
      </w:r>
    </w:p>
    <w:p w14:paraId="0968A28F" w14:textId="77777777" w:rsidR="00EE2BB3" w:rsidRDefault="00EE2BB3" w:rsidP="00EE2BB3">
      <w:pPr>
        <w:pStyle w:val="Textodecomentrio"/>
      </w:pPr>
      <w:r>
        <w:t>ISSN 1470-160X,</w:t>
      </w:r>
    </w:p>
    <w:p w14:paraId="2E2A21F6" w14:textId="0E30F835" w:rsidR="00EE2BB3" w:rsidRDefault="00EE2BB3" w:rsidP="00EE2BB3">
      <w:pPr>
        <w:pStyle w:val="Textodecomentrio"/>
      </w:pPr>
      <w:r>
        <w:t>https://doi.org/10.1016/j.ecolind.2019.01.084.Keywords: Surrogate species; Species selection; Forest conservation; Forest biodiversity; Focal species</w:t>
      </w:r>
    </w:p>
  </w:comment>
  <w:comment w:id="59" w:author="André Luís Luza" w:date="2022-01-21T15:41:00Z" w:initials="ALL">
    <w:p w14:paraId="2F2AEDDE" w14:textId="77777777" w:rsidR="00B37A52" w:rsidRDefault="00B37A52" w:rsidP="00B37A52">
      <w:pPr>
        <w:spacing w:after="240" w:line="480" w:lineRule="auto"/>
        <w:rPr>
          <w:rFonts w:ascii="Rubik" w:hAnsi="Rubik" w:cs="Rubik"/>
          <w:sz w:val="24"/>
          <w:szCs w:val="24"/>
          <w:lang w:val="pt-BR"/>
        </w:rPr>
      </w:pPr>
      <w:r>
        <w:rPr>
          <w:rStyle w:val="Refdecomentrio"/>
        </w:rPr>
        <w:annotationRef/>
      </w:r>
      <w:r>
        <w:rPr>
          <w:rFonts w:ascii="Rubik" w:hAnsi="Rubik" w:cs="Rubik"/>
          <w:sz w:val="24"/>
          <w:szCs w:val="24"/>
          <w:lang w:val="pt-BR"/>
        </w:rPr>
        <w:t>Difícil juntar táxons distantes evolutivamente – qual o desafio de fazer isto.</w:t>
      </w:r>
    </w:p>
    <w:p w14:paraId="5F47EE6E" w14:textId="1CF43A43" w:rsidR="00B37A52" w:rsidRPr="00B37A52" w:rsidRDefault="00B37A52">
      <w:pPr>
        <w:pStyle w:val="Textodecomentrio"/>
        <w:rPr>
          <w:lang w:val="pt-BR"/>
        </w:rPr>
      </w:pPr>
    </w:p>
  </w:comment>
  <w:comment w:id="60" w:author="André Luís Luza" w:date="2020-07-07T19:06:00Z" w:initials="">
    <w:p w14:paraId="70DA853C" w14:textId="77777777" w:rsidR="008478F9" w:rsidRDefault="008478F9" w:rsidP="008478F9">
      <w:pPr>
        <w:widowControl w:val="0"/>
        <w:pBdr>
          <w:top w:val="nil"/>
          <w:left w:val="nil"/>
          <w:bottom w:val="nil"/>
          <w:right w:val="nil"/>
          <w:between w:val="nil"/>
        </w:pBdr>
        <w:spacing w:line="240" w:lineRule="auto"/>
        <w:rPr>
          <w:color w:val="000000"/>
        </w:rPr>
      </w:pPr>
      <w:r>
        <w:rPr>
          <w:color w:val="000000"/>
        </w:rPr>
        <w:t xml:space="preserve">Nice example on that </w:t>
      </w:r>
    </w:p>
    <w:p w14:paraId="0A3635D4" w14:textId="77777777" w:rsidR="008478F9" w:rsidRDefault="008478F9" w:rsidP="008478F9">
      <w:pPr>
        <w:widowControl w:val="0"/>
        <w:pBdr>
          <w:top w:val="nil"/>
          <w:left w:val="nil"/>
          <w:bottom w:val="nil"/>
          <w:right w:val="nil"/>
          <w:between w:val="nil"/>
        </w:pBdr>
        <w:spacing w:line="240" w:lineRule="auto"/>
        <w:rPr>
          <w:color w:val="000000"/>
        </w:rPr>
      </w:pPr>
    </w:p>
    <w:p w14:paraId="5CBBB033" w14:textId="77777777" w:rsidR="008478F9" w:rsidRDefault="008478F9" w:rsidP="008478F9">
      <w:pPr>
        <w:widowControl w:val="0"/>
        <w:pBdr>
          <w:top w:val="nil"/>
          <w:left w:val="nil"/>
          <w:bottom w:val="nil"/>
          <w:right w:val="nil"/>
          <w:between w:val="nil"/>
        </w:pBdr>
        <w:spacing w:line="240" w:lineRule="auto"/>
        <w:rPr>
          <w:color w:val="000000"/>
        </w:rPr>
      </w:pPr>
      <w:r>
        <w:rPr>
          <w:color w:val="000000"/>
        </w:rPr>
        <w:t>https://www.sciencedirect.com/science/article/pii/S1470160X19301025#f0020</w:t>
      </w:r>
    </w:p>
    <w:p w14:paraId="2763787C" w14:textId="77777777" w:rsidR="008478F9" w:rsidRDefault="008478F9" w:rsidP="008478F9">
      <w:pPr>
        <w:widowControl w:val="0"/>
        <w:pBdr>
          <w:top w:val="nil"/>
          <w:left w:val="nil"/>
          <w:bottom w:val="nil"/>
          <w:right w:val="nil"/>
          <w:between w:val="nil"/>
        </w:pBdr>
        <w:spacing w:line="240" w:lineRule="auto"/>
        <w:rPr>
          <w:color w:val="000000"/>
        </w:rPr>
      </w:pPr>
    </w:p>
    <w:p w14:paraId="2E11EC5D" w14:textId="77777777" w:rsidR="008478F9" w:rsidRDefault="008478F9" w:rsidP="008478F9">
      <w:pPr>
        <w:widowControl w:val="0"/>
        <w:pBdr>
          <w:top w:val="nil"/>
          <w:left w:val="nil"/>
          <w:bottom w:val="nil"/>
          <w:right w:val="nil"/>
          <w:between w:val="nil"/>
        </w:pBdr>
        <w:spacing w:line="240" w:lineRule="auto"/>
        <w:rPr>
          <w:color w:val="000000"/>
        </w:rPr>
      </w:pPr>
      <w:r>
        <w:rPr>
          <w:color w:val="000000"/>
        </w:rPr>
        <w:t>Faunal surrogates for forest species conservation: A systematic niche-based approach</w:t>
      </w:r>
    </w:p>
  </w:comment>
  <w:comment w:id="63" w:author="André Luís Luza" w:date="2020-09-21T23:46:00Z" w:initials="">
    <w:p w14:paraId="14FADEB0" w14:textId="77777777" w:rsidR="00CE39D6" w:rsidRDefault="00CE39D6" w:rsidP="00CE39D6">
      <w:pPr>
        <w:widowControl w:val="0"/>
        <w:pBdr>
          <w:top w:val="nil"/>
          <w:left w:val="nil"/>
          <w:bottom w:val="nil"/>
          <w:right w:val="nil"/>
          <w:between w:val="nil"/>
        </w:pBdr>
        <w:spacing w:line="240" w:lineRule="auto"/>
        <w:rPr>
          <w:color w:val="000000"/>
        </w:rPr>
      </w:pPr>
      <w:proofErr w:type="spellStart"/>
      <w:r w:rsidRPr="00E11E65">
        <w:rPr>
          <w:color w:val="000000"/>
          <w:lang w:val="en-US"/>
        </w:rPr>
        <w:t>Liberati</w:t>
      </w:r>
      <w:proofErr w:type="spellEnd"/>
      <w:r w:rsidRPr="00E11E65">
        <w:rPr>
          <w:color w:val="000000"/>
          <w:lang w:val="en-US"/>
        </w:rPr>
        <w:t xml:space="preserve"> A, Altman DG, </w:t>
      </w:r>
      <w:proofErr w:type="spellStart"/>
      <w:r w:rsidRPr="00E11E65">
        <w:rPr>
          <w:color w:val="000000"/>
          <w:lang w:val="en-US"/>
        </w:rPr>
        <w:t>Tetzlaff</w:t>
      </w:r>
      <w:proofErr w:type="spellEnd"/>
      <w:r w:rsidRPr="00E11E65">
        <w:rPr>
          <w:color w:val="000000"/>
          <w:lang w:val="en-US"/>
        </w:rPr>
        <w:t xml:space="preserve"> J, Mulrow C, </w:t>
      </w:r>
      <w:proofErr w:type="spellStart"/>
      <w:r w:rsidRPr="00E11E65">
        <w:rPr>
          <w:color w:val="000000"/>
          <w:lang w:val="en-US"/>
        </w:rPr>
        <w:t>Gøtzsche</w:t>
      </w:r>
      <w:proofErr w:type="spellEnd"/>
      <w:r w:rsidRPr="00E11E65">
        <w:rPr>
          <w:color w:val="000000"/>
          <w:lang w:val="en-US"/>
        </w:rPr>
        <w:t xml:space="preserve"> PC, et al. </w:t>
      </w:r>
      <w:r>
        <w:rPr>
          <w:color w:val="000000"/>
        </w:rPr>
        <w:t xml:space="preserve">(2009) The PRISMA Statement for Reporting Systematic Reviews and Meta-Analyses of Studies That Evaluate Health Care Interventions: Explanation and Elaboration. </w:t>
      </w:r>
      <w:proofErr w:type="spellStart"/>
      <w:r>
        <w:rPr>
          <w:color w:val="000000"/>
        </w:rPr>
        <w:t>PLoS</w:t>
      </w:r>
      <w:proofErr w:type="spellEnd"/>
      <w:r>
        <w:rPr>
          <w:color w:val="000000"/>
        </w:rPr>
        <w:t xml:space="preserve"> Med 6(7): e1000100. </w:t>
      </w:r>
      <w:proofErr w:type="gramStart"/>
      <w:r>
        <w:rPr>
          <w:color w:val="000000"/>
        </w:rPr>
        <w:t>doi:10.1371/journal.pmed</w:t>
      </w:r>
      <w:proofErr w:type="gramEnd"/>
      <w:r>
        <w:rPr>
          <w:color w:val="000000"/>
        </w:rPr>
        <w:t>.1000100</w:t>
      </w:r>
    </w:p>
  </w:comment>
  <w:comment w:id="64" w:author="André Luís Luza" w:date="2022-01-20T17:27:00Z" w:initials="ALL">
    <w:p w14:paraId="0030AEEA" w14:textId="79ADCAD3" w:rsidR="00F300AD" w:rsidRDefault="00F300AD">
      <w:pPr>
        <w:pStyle w:val="Textodecomentrio"/>
      </w:pPr>
      <w:r>
        <w:rPr>
          <w:rStyle w:val="Refdecomentrio"/>
        </w:rPr>
        <w:annotationRef/>
      </w:r>
      <w:r w:rsidRPr="00FF1DC5">
        <w:rPr>
          <w:rFonts w:ascii="Rubik" w:eastAsia="Times New Roman" w:hAnsi="Rubik" w:cs="Rubik"/>
          <w:color w:val="000000"/>
          <w:lang w:val="en-US" w:eastAsia="pt-BR"/>
        </w:rPr>
        <w:t>/energy/thermal tolerance</w:t>
      </w:r>
    </w:p>
  </w:comment>
  <w:comment w:id="65" w:author="André Luís Luza" w:date="2022-01-20T17:27:00Z" w:initials="ALL">
    <w:p w14:paraId="6CDEE3B8" w14:textId="62AB71E6" w:rsidR="00F300AD" w:rsidRDefault="00F300AD">
      <w:pPr>
        <w:pStyle w:val="Textodecomentrio"/>
      </w:pPr>
      <w:r>
        <w:rPr>
          <w:rStyle w:val="Refdecomentrio"/>
        </w:rPr>
        <w:annotationRef/>
      </w:r>
      <w:r w:rsidRPr="00FF1DC5">
        <w:rPr>
          <w:rFonts w:ascii="Rubik" w:eastAsia="Times New Roman" w:hAnsi="Rubik" w:cs="Rubik"/>
          <w:color w:val="000000"/>
          <w:lang w:val="en-US" w:eastAsia="pt-BR"/>
        </w:rPr>
        <w:t>/shape/weight/height</w:t>
      </w:r>
    </w:p>
  </w:comment>
  <w:comment w:id="66" w:author="André Luís Luza" w:date="2022-01-20T17:28:00Z" w:initials="ALL">
    <w:p w14:paraId="5B7E1282" w14:textId="1E3BAC9A" w:rsidR="00F300AD" w:rsidRDefault="00F300AD">
      <w:pPr>
        <w:pStyle w:val="Textodecomentrio"/>
      </w:pPr>
      <w:r>
        <w:rPr>
          <w:rStyle w:val="Refdecomentrio"/>
        </w:rPr>
        <w:annotationRef/>
      </w:r>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demography</w:t>
      </w:r>
      <w:proofErr w:type="spellEnd"/>
    </w:p>
  </w:comment>
  <w:comment w:id="67" w:author="André Luís Luza" w:date="2022-01-20T17:29:00Z" w:initials="ALL">
    <w:p w14:paraId="24000866" w14:textId="246FFE65" w:rsidR="00F300AD" w:rsidRDefault="00F300AD">
      <w:pPr>
        <w:pStyle w:val="Textodecomentrio"/>
      </w:pPr>
      <w:r>
        <w:rPr>
          <w:rStyle w:val="Refdecomentrio"/>
        </w:rPr>
        <w:annotationRef/>
      </w:r>
      <w:r w:rsidRPr="00241810">
        <w:rPr>
          <w:rFonts w:ascii="Rubik" w:eastAsia="Times New Roman" w:hAnsi="Rubik" w:cs="Rubik"/>
          <w:color w:val="000000"/>
          <w:lang w:val="pt-BR" w:eastAsia="pt-BR"/>
        </w:rPr>
        <w:t>(</w:t>
      </w:r>
      <w:proofErr w:type="spellStart"/>
      <w:r w:rsidRPr="00241810">
        <w:rPr>
          <w:rFonts w:ascii="Rubik" w:eastAsia="Times New Roman" w:hAnsi="Rubik" w:cs="Rubik"/>
          <w:color w:val="000000"/>
          <w:lang w:val="pt-BR" w:eastAsia="pt-BR"/>
        </w:rPr>
        <w:t>primary</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and</w:t>
      </w:r>
      <w:proofErr w:type="spellEnd"/>
      <w:r w:rsidRPr="00241810">
        <w:rPr>
          <w:rFonts w:ascii="Rubik" w:eastAsia="Times New Roman" w:hAnsi="Rubik" w:cs="Rubik"/>
          <w:color w:val="000000"/>
          <w:lang w:val="pt-BR" w:eastAsia="pt-BR"/>
        </w:rPr>
        <w:t xml:space="preserve"> </w:t>
      </w:r>
      <w:proofErr w:type="spellStart"/>
      <w:r w:rsidRPr="00241810">
        <w:rPr>
          <w:rFonts w:ascii="Rubik" w:eastAsia="Times New Roman" w:hAnsi="Rubik" w:cs="Rubik"/>
          <w:color w:val="000000"/>
          <w:lang w:val="pt-BR" w:eastAsia="pt-BR"/>
        </w:rPr>
        <w:t>secondary</w:t>
      </w:r>
      <w:proofErr w:type="spellEnd"/>
      <w:r w:rsidRPr="00241810">
        <w:rPr>
          <w:rFonts w:ascii="Rubik" w:eastAsia="Times New Roman" w:hAnsi="Rubik" w:cs="Rubik"/>
          <w:color w:val="000000"/>
          <w:lang w:val="pt-BR" w:eastAsia="pt-B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85B8" w15:done="0"/>
  <w15:commentEx w15:paraId="1CF969F2" w15:done="0"/>
  <w15:commentEx w15:paraId="05A57EBE" w15:done="0"/>
  <w15:commentEx w15:paraId="67836829" w15:done="0"/>
  <w15:commentEx w15:paraId="373FE89A" w15:done="0"/>
  <w15:commentEx w15:paraId="6DD774F7" w15:done="0"/>
  <w15:commentEx w15:paraId="30C5F285" w15:done="0"/>
  <w15:commentEx w15:paraId="18E4EFE1" w15:done="0"/>
  <w15:commentEx w15:paraId="50D75D3B" w15:done="0"/>
  <w15:commentEx w15:paraId="2BCB3892" w15:done="0"/>
  <w15:commentEx w15:paraId="174933C7" w15:done="0"/>
  <w15:commentEx w15:paraId="53190E62" w15:done="0"/>
  <w15:commentEx w15:paraId="1893ADB4" w15:done="0"/>
  <w15:commentEx w15:paraId="2E2A21F6" w15:done="0"/>
  <w15:commentEx w15:paraId="5F47EE6E" w15:done="0"/>
  <w15:commentEx w15:paraId="2E11EC5D" w15:done="0"/>
  <w15:commentEx w15:paraId="14FADEB0" w15:done="0"/>
  <w15:commentEx w15:paraId="0030AEEA" w15:done="0"/>
  <w15:commentEx w15:paraId="6CDEE3B8" w15:done="0"/>
  <w15:commentEx w15:paraId="5B7E1282" w15:done="0"/>
  <w15:commentEx w15:paraId="240008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5838" w16cex:dateUtc="2021-12-08T01:01:00Z"/>
  <w16cex:commentExtensible w16cex:durableId="255A3D9D" w16cex:dateUtc="2021-12-07T23:07:00Z"/>
  <w16cex:commentExtensible w16cex:durableId="255A4F3C" w16cex:dateUtc="2021-12-08T00:23:00Z"/>
  <w16cex:commentExtensible w16cex:durableId="254B3BFB" w16cex:dateUtc="2021-11-26T13:56:00Z"/>
  <w16cex:commentExtensible w16cex:durableId="254B3D96" w16cex:dateUtc="2021-11-26T14:03:00Z"/>
  <w16cex:commentExtensible w16cex:durableId="2550C93D" w16cex:dateUtc="2021-11-30T19:01:00Z"/>
  <w16cex:commentExtensible w16cex:durableId="2550C9ED" w16cex:dateUtc="2021-11-30T19:03:00Z"/>
  <w16cex:commentExtensible w16cex:durableId="259AF1BD" w16cex:dateUtc="2022-01-26T01:01:00Z"/>
  <w16cex:commentExtensible w16cex:durableId="259170BF" w16cex:dateUtc="2022-01-18T20:00:00Z"/>
  <w16cex:commentExtensible w16cex:durableId="259A9000" w16cex:dateUtc="2022-01-25T18:04:00Z"/>
  <w16cex:commentExtensible w16cex:durableId="259A9C93" w16cex:dateUtc="2022-01-25T18:58:00Z"/>
  <w16cex:commentExtensible w16cex:durableId="259A9A7B" w16cex:dateUtc="2022-01-25T18:49:00Z"/>
  <w16cex:commentExtensible w16cex:durableId="254B3B07" w16cex:dateUtc="2021-11-26T13:52:00Z"/>
  <w16cex:commentExtensible w16cex:durableId="259553F8" w16cex:dateUtc="2022-01-21T18:47:00Z"/>
  <w16cex:commentExtensible w16cex:durableId="259552AF" w16cex:dateUtc="2022-01-21T18:41:00Z"/>
  <w16cex:commentExtensible w16cex:durableId="236E38EE" w16cex:dateUtc="2020-07-07T22:06:00Z"/>
  <w16cex:commentExtensible w16cex:durableId="236E38E3" w16cex:dateUtc="2020-09-22T02:46:00Z"/>
  <w16cex:commentExtensible w16cex:durableId="25941A14" w16cex:dateUtc="2022-01-20T20:27:00Z"/>
  <w16cex:commentExtensible w16cex:durableId="25941A1D" w16cex:dateUtc="2022-01-20T20:27:00Z"/>
  <w16cex:commentExtensible w16cex:durableId="25941A2D" w16cex:dateUtc="2022-01-20T20:28:00Z"/>
  <w16cex:commentExtensible w16cex:durableId="25941A60" w16cex:dateUtc="2022-01-20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85B8" w16cid:durableId="255A5838"/>
  <w16cid:commentId w16cid:paraId="1CF969F2" w16cid:durableId="255A3D9D"/>
  <w16cid:commentId w16cid:paraId="05A57EBE" w16cid:durableId="255A4F3C"/>
  <w16cid:commentId w16cid:paraId="67836829" w16cid:durableId="254B3BFB"/>
  <w16cid:commentId w16cid:paraId="373FE89A" w16cid:durableId="254B3D96"/>
  <w16cid:commentId w16cid:paraId="6DD774F7" w16cid:durableId="2550C93D"/>
  <w16cid:commentId w16cid:paraId="30C5F285" w16cid:durableId="2550C9ED"/>
  <w16cid:commentId w16cid:paraId="18E4EFE1" w16cid:durableId="259AF1BD"/>
  <w16cid:commentId w16cid:paraId="50D75D3B" w16cid:durableId="259170BF"/>
  <w16cid:commentId w16cid:paraId="2BCB3892" w16cid:durableId="259A9000"/>
  <w16cid:commentId w16cid:paraId="174933C7" w16cid:durableId="259A9C93"/>
  <w16cid:commentId w16cid:paraId="53190E62" w16cid:durableId="259A9A7B"/>
  <w16cid:commentId w16cid:paraId="1893ADB4" w16cid:durableId="254B3B07"/>
  <w16cid:commentId w16cid:paraId="2E2A21F6" w16cid:durableId="259553F8"/>
  <w16cid:commentId w16cid:paraId="5F47EE6E" w16cid:durableId="259552AF"/>
  <w16cid:commentId w16cid:paraId="2E11EC5D" w16cid:durableId="236E38EE"/>
  <w16cid:commentId w16cid:paraId="14FADEB0" w16cid:durableId="236E38E3"/>
  <w16cid:commentId w16cid:paraId="0030AEEA" w16cid:durableId="25941A14"/>
  <w16cid:commentId w16cid:paraId="6CDEE3B8" w16cid:durableId="25941A1D"/>
  <w16cid:commentId w16cid:paraId="5B7E1282" w16cid:durableId="25941A2D"/>
  <w16cid:commentId w16cid:paraId="24000866" w16cid:durableId="25941A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SIL">
    <w:altName w:val="Cambria"/>
    <w:panose1 w:val="00000000000000000000"/>
    <w:charset w:val="00"/>
    <w:family w:val="roman"/>
    <w:notTrueType/>
    <w:pitch w:val="default"/>
  </w:font>
  <w:font w:name="MinionPro-Bold">
    <w:altName w:val="Cambria"/>
    <w:panose1 w:val="00000000000000000000"/>
    <w:charset w:val="00"/>
    <w:family w:val="roman"/>
    <w:notTrueType/>
    <w:pitch w:val="default"/>
  </w:font>
  <w:font w:name="Rubik">
    <w:panose1 w:val="00000000000000000000"/>
    <w:charset w:val="00"/>
    <w:family w:val="auto"/>
    <w:pitch w:val="variable"/>
    <w:sig w:usb0="A0000A6F" w:usb1="4000205B" w:usb2="00000000" w:usb3="00000000" w:csb0="000000B7" w:csb1="00000000"/>
  </w:font>
  <w:font w:name="AdvPTimes">
    <w:altName w:val="Cambria"/>
    <w:panose1 w:val="00000000000000000000"/>
    <w:charset w:val="00"/>
    <w:family w:val="roman"/>
    <w:notTrueType/>
    <w:pitch w:val="default"/>
  </w:font>
  <w:font w:name="AdvG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D3DD5"/>
    <w:multiLevelType w:val="hybridMultilevel"/>
    <w:tmpl w:val="AB4867FE"/>
    <w:lvl w:ilvl="0" w:tplc="C7DE31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BE5DDE"/>
    <w:multiLevelType w:val="multilevel"/>
    <w:tmpl w:val="C206E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 Luís Luza">
    <w15:presenceInfo w15:providerId="Windows Live" w15:userId="f2a9a122168381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85"/>
    <w:rsid w:val="000166FA"/>
    <w:rsid w:val="0002100A"/>
    <w:rsid w:val="0002791D"/>
    <w:rsid w:val="00044E32"/>
    <w:rsid w:val="0004505B"/>
    <w:rsid w:val="00046712"/>
    <w:rsid w:val="00050F17"/>
    <w:rsid w:val="00051036"/>
    <w:rsid w:val="00064CBE"/>
    <w:rsid w:val="0006638D"/>
    <w:rsid w:val="0006784E"/>
    <w:rsid w:val="000725BF"/>
    <w:rsid w:val="0007688E"/>
    <w:rsid w:val="00081AD7"/>
    <w:rsid w:val="00082220"/>
    <w:rsid w:val="0008264A"/>
    <w:rsid w:val="000925EE"/>
    <w:rsid w:val="000956F4"/>
    <w:rsid w:val="00097EDB"/>
    <w:rsid w:val="000A44BE"/>
    <w:rsid w:val="000B3732"/>
    <w:rsid w:val="000C4A4E"/>
    <w:rsid w:val="000C502A"/>
    <w:rsid w:val="000C58F1"/>
    <w:rsid w:val="000D67A1"/>
    <w:rsid w:val="000E0F76"/>
    <w:rsid w:val="000E30A8"/>
    <w:rsid w:val="000F50D0"/>
    <w:rsid w:val="00103394"/>
    <w:rsid w:val="00115578"/>
    <w:rsid w:val="00116AC0"/>
    <w:rsid w:val="00121DFB"/>
    <w:rsid w:val="00122374"/>
    <w:rsid w:val="00123E19"/>
    <w:rsid w:val="00124452"/>
    <w:rsid w:val="00141F12"/>
    <w:rsid w:val="00146C9C"/>
    <w:rsid w:val="001549E6"/>
    <w:rsid w:val="001561D6"/>
    <w:rsid w:val="00157FAD"/>
    <w:rsid w:val="00163C9E"/>
    <w:rsid w:val="001658E7"/>
    <w:rsid w:val="00171E86"/>
    <w:rsid w:val="00172AA5"/>
    <w:rsid w:val="0017329B"/>
    <w:rsid w:val="00182A00"/>
    <w:rsid w:val="00183BF2"/>
    <w:rsid w:val="001B45E7"/>
    <w:rsid w:val="001B6385"/>
    <w:rsid w:val="001C6A02"/>
    <w:rsid w:val="001C782E"/>
    <w:rsid w:val="001D769D"/>
    <w:rsid w:val="001E6E26"/>
    <w:rsid w:val="001F10C8"/>
    <w:rsid w:val="00203748"/>
    <w:rsid w:val="0020549D"/>
    <w:rsid w:val="00217D74"/>
    <w:rsid w:val="002249C4"/>
    <w:rsid w:val="00240DF4"/>
    <w:rsid w:val="00241810"/>
    <w:rsid w:val="00242D31"/>
    <w:rsid w:val="00243AF5"/>
    <w:rsid w:val="00244779"/>
    <w:rsid w:val="00247935"/>
    <w:rsid w:val="002508A5"/>
    <w:rsid w:val="00255D7F"/>
    <w:rsid w:val="002569C0"/>
    <w:rsid w:val="002646E4"/>
    <w:rsid w:val="00270BB0"/>
    <w:rsid w:val="0027773F"/>
    <w:rsid w:val="00280268"/>
    <w:rsid w:val="002A0DAE"/>
    <w:rsid w:val="002A1A2F"/>
    <w:rsid w:val="002D1322"/>
    <w:rsid w:val="002D4661"/>
    <w:rsid w:val="002D5D63"/>
    <w:rsid w:val="002E0466"/>
    <w:rsid w:val="002E2AD5"/>
    <w:rsid w:val="002F21A1"/>
    <w:rsid w:val="00300CA3"/>
    <w:rsid w:val="00303743"/>
    <w:rsid w:val="00305D7B"/>
    <w:rsid w:val="0031445B"/>
    <w:rsid w:val="00315740"/>
    <w:rsid w:val="003545BF"/>
    <w:rsid w:val="0036158F"/>
    <w:rsid w:val="00362463"/>
    <w:rsid w:val="0037794C"/>
    <w:rsid w:val="0038122D"/>
    <w:rsid w:val="003A3942"/>
    <w:rsid w:val="003B6CD3"/>
    <w:rsid w:val="003C3339"/>
    <w:rsid w:val="003D2102"/>
    <w:rsid w:val="003D3F1C"/>
    <w:rsid w:val="003F4C8D"/>
    <w:rsid w:val="003F6C07"/>
    <w:rsid w:val="0040397C"/>
    <w:rsid w:val="00406296"/>
    <w:rsid w:val="0041026E"/>
    <w:rsid w:val="00411447"/>
    <w:rsid w:val="00431F2E"/>
    <w:rsid w:val="00434D9B"/>
    <w:rsid w:val="0043617F"/>
    <w:rsid w:val="004431C4"/>
    <w:rsid w:val="004437D8"/>
    <w:rsid w:val="0045151F"/>
    <w:rsid w:val="00461F02"/>
    <w:rsid w:val="0048253C"/>
    <w:rsid w:val="004850EA"/>
    <w:rsid w:val="00490BA4"/>
    <w:rsid w:val="004A0022"/>
    <w:rsid w:val="004A4310"/>
    <w:rsid w:val="004A5DE5"/>
    <w:rsid w:val="004B35AC"/>
    <w:rsid w:val="004B53CC"/>
    <w:rsid w:val="004B7B83"/>
    <w:rsid w:val="004D0705"/>
    <w:rsid w:val="004D464B"/>
    <w:rsid w:val="004D5C21"/>
    <w:rsid w:val="004D7B1F"/>
    <w:rsid w:val="004E3A3E"/>
    <w:rsid w:val="004E4332"/>
    <w:rsid w:val="004E43F7"/>
    <w:rsid w:val="004E719A"/>
    <w:rsid w:val="004F2264"/>
    <w:rsid w:val="004F480E"/>
    <w:rsid w:val="005038B1"/>
    <w:rsid w:val="005042DA"/>
    <w:rsid w:val="005148C4"/>
    <w:rsid w:val="00520A36"/>
    <w:rsid w:val="00521DD2"/>
    <w:rsid w:val="00523AF8"/>
    <w:rsid w:val="00531639"/>
    <w:rsid w:val="00534FA9"/>
    <w:rsid w:val="005350FD"/>
    <w:rsid w:val="005412B6"/>
    <w:rsid w:val="00542626"/>
    <w:rsid w:val="005450DF"/>
    <w:rsid w:val="0055165C"/>
    <w:rsid w:val="0055355A"/>
    <w:rsid w:val="00554FCB"/>
    <w:rsid w:val="00555A0E"/>
    <w:rsid w:val="0056447B"/>
    <w:rsid w:val="0058144D"/>
    <w:rsid w:val="005842A3"/>
    <w:rsid w:val="005843AC"/>
    <w:rsid w:val="00587EDB"/>
    <w:rsid w:val="00590E04"/>
    <w:rsid w:val="005964DB"/>
    <w:rsid w:val="0059723D"/>
    <w:rsid w:val="00597DF9"/>
    <w:rsid w:val="005B028C"/>
    <w:rsid w:val="005C3E7E"/>
    <w:rsid w:val="005C458E"/>
    <w:rsid w:val="005D1634"/>
    <w:rsid w:val="005D46ED"/>
    <w:rsid w:val="005F7404"/>
    <w:rsid w:val="00602F3F"/>
    <w:rsid w:val="00605F39"/>
    <w:rsid w:val="0061295A"/>
    <w:rsid w:val="006179F0"/>
    <w:rsid w:val="00617BB8"/>
    <w:rsid w:val="00622ED6"/>
    <w:rsid w:val="006300BA"/>
    <w:rsid w:val="00631951"/>
    <w:rsid w:val="006351A3"/>
    <w:rsid w:val="006425F6"/>
    <w:rsid w:val="0065177A"/>
    <w:rsid w:val="00652F28"/>
    <w:rsid w:val="0065476A"/>
    <w:rsid w:val="00654E7D"/>
    <w:rsid w:val="00656B4B"/>
    <w:rsid w:val="00666CAE"/>
    <w:rsid w:val="00667F0D"/>
    <w:rsid w:val="006875F8"/>
    <w:rsid w:val="006A0E08"/>
    <w:rsid w:val="006A7A95"/>
    <w:rsid w:val="006B0AAA"/>
    <w:rsid w:val="006B2E4F"/>
    <w:rsid w:val="006C4440"/>
    <w:rsid w:val="006C4B8B"/>
    <w:rsid w:val="006D0806"/>
    <w:rsid w:val="006D6246"/>
    <w:rsid w:val="006E428C"/>
    <w:rsid w:val="006E5659"/>
    <w:rsid w:val="006F0DC2"/>
    <w:rsid w:val="006F51DD"/>
    <w:rsid w:val="006F7313"/>
    <w:rsid w:val="00715616"/>
    <w:rsid w:val="007175FA"/>
    <w:rsid w:val="00723D03"/>
    <w:rsid w:val="00731206"/>
    <w:rsid w:val="00734F69"/>
    <w:rsid w:val="00737808"/>
    <w:rsid w:val="007623F9"/>
    <w:rsid w:val="00763CB5"/>
    <w:rsid w:val="007657AC"/>
    <w:rsid w:val="00776CD9"/>
    <w:rsid w:val="0078322D"/>
    <w:rsid w:val="0079017C"/>
    <w:rsid w:val="007958D1"/>
    <w:rsid w:val="007A56CC"/>
    <w:rsid w:val="007B7A01"/>
    <w:rsid w:val="007C05AF"/>
    <w:rsid w:val="007C15EC"/>
    <w:rsid w:val="007D54EF"/>
    <w:rsid w:val="007D55F9"/>
    <w:rsid w:val="007E065E"/>
    <w:rsid w:val="007E582B"/>
    <w:rsid w:val="007E6917"/>
    <w:rsid w:val="007E6C78"/>
    <w:rsid w:val="007F642D"/>
    <w:rsid w:val="008031ED"/>
    <w:rsid w:val="00805C7F"/>
    <w:rsid w:val="008478F9"/>
    <w:rsid w:val="008607F0"/>
    <w:rsid w:val="0086688B"/>
    <w:rsid w:val="00872110"/>
    <w:rsid w:val="008968D3"/>
    <w:rsid w:val="008A337C"/>
    <w:rsid w:val="008A6A88"/>
    <w:rsid w:val="008B0318"/>
    <w:rsid w:val="008B2D1D"/>
    <w:rsid w:val="008B6AD3"/>
    <w:rsid w:val="008C1F78"/>
    <w:rsid w:val="008C40AE"/>
    <w:rsid w:val="008C6B23"/>
    <w:rsid w:val="008D0F05"/>
    <w:rsid w:val="008D4ED2"/>
    <w:rsid w:val="008D7970"/>
    <w:rsid w:val="008D7EE7"/>
    <w:rsid w:val="008F29ED"/>
    <w:rsid w:val="008F3EF7"/>
    <w:rsid w:val="00900C74"/>
    <w:rsid w:val="00903C05"/>
    <w:rsid w:val="00905E72"/>
    <w:rsid w:val="00906FD6"/>
    <w:rsid w:val="00907F51"/>
    <w:rsid w:val="009101A1"/>
    <w:rsid w:val="0092276C"/>
    <w:rsid w:val="00950166"/>
    <w:rsid w:val="009543CF"/>
    <w:rsid w:val="00956A65"/>
    <w:rsid w:val="00957D88"/>
    <w:rsid w:val="00965971"/>
    <w:rsid w:val="00977F9A"/>
    <w:rsid w:val="00980D86"/>
    <w:rsid w:val="00995167"/>
    <w:rsid w:val="009955DA"/>
    <w:rsid w:val="009A1707"/>
    <w:rsid w:val="009A45CA"/>
    <w:rsid w:val="009B0DB1"/>
    <w:rsid w:val="009C0809"/>
    <w:rsid w:val="009C6C38"/>
    <w:rsid w:val="009C7B12"/>
    <w:rsid w:val="009D16D9"/>
    <w:rsid w:val="009D24A3"/>
    <w:rsid w:val="009D514B"/>
    <w:rsid w:val="009D57A2"/>
    <w:rsid w:val="009E6762"/>
    <w:rsid w:val="009F129E"/>
    <w:rsid w:val="00A003AC"/>
    <w:rsid w:val="00A115FB"/>
    <w:rsid w:val="00A11650"/>
    <w:rsid w:val="00A12D75"/>
    <w:rsid w:val="00A15219"/>
    <w:rsid w:val="00A15F8C"/>
    <w:rsid w:val="00A22A71"/>
    <w:rsid w:val="00A243A2"/>
    <w:rsid w:val="00A50A18"/>
    <w:rsid w:val="00A5257D"/>
    <w:rsid w:val="00A5464C"/>
    <w:rsid w:val="00A7021B"/>
    <w:rsid w:val="00A7211D"/>
    <w:rsid w:val="00A72D59"/>
    <w:rsid w:val="00A80DA8"/>
    <w:rsid w:val="00A82576"/>
    <w:rsid w:val="00A84801"/>
    <w:rsid w:val="00A92DE2"/>
    <w:rsid w:val="00A94E02"/>
    <w:rsid w:val="00AA2642"/>
    <w:rsid w:val="00AA7F0B"/>
    <w:rsid w:val="00AB7232"/>
    <w:rsid w:val="00AC354E"/>
    <w:rsid w:val="00AC5EFF"/>
    <w:rsid w:val="00AC7076"/>
    <w:rsid w:val="00AC7DF0"/>
    <w:rsid w:val="00AD4116"/>
    <w:rsid w:val="00AD6761"/>
    <w:rsid w:val="00AE4449"/>
    <w:rsid w:val="00AF5379"/>
    <w:rsid w:val="00B05BEB"/>
    <w:rsid w:val="00B25752"/>
    <w:rsid w:val="00B30D0A"/>
    <w:rsid w:val="00B37A52"/>
    <w:rsid w:val="00B41D10"/>
    <w:rsid w:val="00B458E3"/>
    <w:rsid w:val="00B53365"/>
    <w:rsid w:val="00B56845"/>
    <w:rsid w:val="00B61885"/>
    <w:rsid w:val="00B61FFF"/>
    <w:rsid w:val="00B633B1"/>
    <w:rsid w:val="00B86647"/>
    <w:rsid w:val="00B86A53"/>
    <w:rsid w:val="00B96BF5"/>
    <w:rsid w:val="00B9759C"/>
    <w:rsid w:val="00BA79BE"/>
    <w:rsid w:val="00BB0BEE"/>
    <w:rsid w:val="00BB6526"/>
    <w:rsid w:val="00BC4A7F"/>
    <w:rsid w:val="00BD028E"/>
    <w:rsid w:val="00BF541F"/>
    <w:rsid w:val="00C10954"/>
    <w:rsid w:val="00C20F39"/>
    <w:rsid w:val="00C21E9D"/>
    <w:rsid w:val="00C2726C"/>
    <w:rsid w:val="00C36BD2"/>
    <w:rsid w:val="00C50DA6"/>
    <w:rsid w:val="00C5718D"/>
    <w:rsid w:val="00C70CE9"/>
    <w:rsid w:val="00C730D6"/>
    <w:rsid w:val="00C734B4"/>
    <w:rsid w:val="00C86F4B"/>
    <w:rsid w:val="00C872D9"/>
    <w:rsid w:val="00C92456"/>
    <w:rsid w:val="00C96222"/>
    <w:rsid w:val="00CA6817"/>
    <w:rsid w:val="00CB0B3B"/>
    <w:rsid w:val="00CB30EC"/>
    <w:rsid w:val="00CC60D8"/>
    <w:rsid w:val="00CD73A5"/>
    <w:rsid w:val="00CE0E70"/>
    <w:rsid w:val="00CE1625"/>
    <w:rsid w:val="00CE21EC"/>
    <w:rsid w:val="00CE309B"/>
    <w:rsid w:val="00CE39D6"/>
    <w:rsid w:val="00CE593B"/>
    <w:rsid w:val="00CF078E"/>
    <w:rsid w:val="00CF2BB3"/>
    <w:rsid w:val="00D01883"/>
    <w:rsid w:val="00D165C1"/>
    <w:rsid w:val="00D16F5E"/>
    <w:rsid w:val="00D223DF"/>
    <w:rsid w:val="00D273B7"/>
    <w:rsid w:val="00D32003"/>
    <w:rsid w:val="00D33C1B"/>
    <w:rsid w:val="00D50FC3"/>
    <w:rsid w:val="00D5370A"/>
    <w:rsid w:val="00D55730"/>
    <w:rsid w:val="00D557EA"/>
    <w:rsid w:val="00D60BCC"/>
    <w:rsid w:val="00D612DC"/>
    <w:rsid w:val="00D61721"/>
    <w:rsid w:val="00D632AC"/>
    <w:rsid w:val="00D76161"/>
    <w:rsid w:val="00D7731C"/>
    <w:rsid w:val="00D867B2"/>
    <w:rsid w:val="00DA026B"/>
    <w:rsid w:val="00DA19A6"/>
    <w:rsid w:val="00DA5663"/>
    <w:rsid w:val="00DB1D92"/>
    <w:rsid w:val="00DB4BAC"/>
    <w:rsid w:val="00DB5469"/>
    <w:rsid w:val="00DB5A4F"/>
    <w:rsid w:val="00DB6B0E"/>
    <w:rsid w:val="00DD7C28"/>
    <w:rsid w:val="00DE0103"/>
    <w:rsid w:val="00DE0B43"/>
    <w:rsid w:val="00DE784A"/>
    <w:rsid w:val="00DF06E8"/>
    <w:rsid w:val="00E01D20"/>
    <w:rsid w:val="00E0224A"/>
    <w:rsid w:val="00E025E9"/>
    <w:rsid w:val="00E11E65"/>
    <w:rsid w:val="00E334CF"/>
    <w:rsid w:val="00E33B30"/>
    <w:rsid w:val="00E41D91"/>
    <w:rsid w:val="00E4753E"/>
    <w:rsid w:val="00E52658"/>
    <w:rsid w:val="00E5273A"/>
    <w:rsid w:val="00E52C58"/>
    <w:rsid w:val="00E54CCC"/>
    <w:rsid w:val="00E615CD"/>
    <w:rsid w:val="00E62A60"/>
    <w:rsid w:val="00E657B2"/>
    <w:rsid w:val="00E70D83"/>
    <w:rsid w:val="00EC6CE9"/>
    <w:rsid w:val="00ED1179"/>
    <w:rsid w:val="00ED49A8"/>
    <w:rsid w:val="00EE091D"/>
    <w:rsid w:val="00EE2BB3"/>
    <w:rsid w:val="00EE5E8A"/>
    <w:rsid w:val="00EF117C"/>
    <w:rsid w:val="00F056F0"/>
    <w:rsid w:val="00F2235A"/>
    <w:rsid w:val="00F24E34"/>
    <w:rsid w:val="00F27703"/>
    <w:rsid w:val="00F300AD"/>
    <w:rsid w:val="00F3318D"/>
    <w:rsid w:val="00F34F73"/>
    <w:rsid w:val="00F74F59"/>
    <w:rsid w:val="00F76283"/>
    <w:rsid w:val="00F83F49"/>
    <w:rsid w:val="00F874FE"/>
    <w:rsid w:val="00F91304"/>
    <w:rsid w:val="00FB19A0"/>
    <w:rsid w:val="00FB2804"/>
    <w:rsid w:val="00FB4C02"/>
    <w:rsid w:val="00FC1751"/>
    <w:rsid w:val="00FC53AE"/>
    <w:rsid w:val="00FC6E28"/>
    <w:rsid w:val="00FD2F8B"/>
    <w:rsid w:val="00FD6C12"/>
    <w:rsid w:val="00FF1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65FED"/>
  <w15:docId w15:val="{B5DF3C3A-736A-46D8-86D7-018922B50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6875F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875F8"/>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D46ED"/>
    <w:rPr>
      <w:b/>
      <w:bCs/>
    </w:rPr>
  </w:style>
  <w:style w:type="character" w:customStyle="1" w:styleId="AssuntodocomentrioChar">
    <w:name w:val="Assunto do comentário Char"/>
    <w:basedOn w:val="TextodecomentrioChar"/>
    <w:link w:val="Assuntodocomentrio"/>
    <w:uiPriority w:val="99"/>
    <w:semiHidden/>
    <w:rsid w:val="005D46ED"/>
    <w:rPr>
      <w:b/>
      <w:bCs/>
      <w:sz w:val="20"/>
      <w:szCs w:val="20"/>
    </w:rPr>
  </w:style>
  <w:style w:type="character" w:styleId="TextodoEspaoReservado">
    <w:name w:val="Placeholder Text"/>
    <w:basedOn w:val="Fontepargpadro"/>
    <w:uiPriority w:val="99"/>
    <w:semiHidden/>
    <w:rsid w:val="0058144D"/>
    <w:rPr>
      <w:color w:val="808080"/>
    </w:rPr>
  </w:style>
  <w:style w:type="paragraph" w:styleId="PargrafodaLista">
    <w:name w:val="List Paragraph"/>
    <w:basedOn w:val="Normal"/>
    <w:uiPriority w:val="34"/>
    <w:qFormat/>
    <w:rsid w:val="004A0022"/>
    <w:pPr>
      <w:ind w:left="720"/>
      <w:contextualSpacing/>
    </w:pPr>
  </w:style>
  <w:style w:type="character" w:styleId="Hyperlink">
    <w:name w:val="Hyperlink"/>
    <w:basedOn w:val="Fontepargpadro"/>
    <w:uiPriority w:val="99"/>
    <w:unhideWhenUsed/>
    <w:rsid w:val="005D1634"/>
    <w:rPr>
      <w:color w:val="0000FF" w:themeColor="hyperlink"/>
      <w:u w:val="single"/>
    </w:rPr>
  </w:style>
  <w:style w:type="character" w:styleId="MenoPendente">
    <w:name w:val="Unresolved Mention"/>
    <w:basedOn w:val="Fontepargpadro"/>
    <w:uiPriority w:val="99"/>
    <w:semiHidden/>
    <w:unhideWhenUsed/>
    <w:rsid w:val="005D1634"/>
    <w:rPr>
      <w:color w:val="605E5C"/>
      <w:shd w:val="clear" w:color="auto" w:fill="E1DFDD"/>
    </w:rPr>
  </w:style>
  <w:style w:type="character" w:customStyle="1" w:styleId="fontstyle01">
    <w:name w:val="fontstyle01"/>
    <w:basedOn w:val="Fontepargpadro"/>
    <w:rsid w:val="009D24A3"/>
    <w:rPr>
      <w:rFonts w:ascii="CharisSIL" w:hAnsi="CharisSIL" w:hint="default"/>
      <w:b w:val="0"/>
      <w:bCs w:val="0"/>
      <w:i w:val="0"/>
      <w:iCs w:val="0"/>
      <w:color w:val="000000"/>
      <w:sz w:val="16"/>
      <w:szCs w:val="16"/>
    </w:rPr>
  </w:style>
  <w:style w:type="character" w:customStyle="1" w:styleId="fontstyle21">
    <w:name w:val="fontstyle21"/>
    <w:basedOn w:val="Fontepargpadro"/>
    <w:rsid w:val="00E11E65"/>
    <w:rPr>
      <w:rFonts w:ascii="MinionPro-Bold" w:hAnsi="MinionPro-Bold" w:hint="default"/>
      <w:b/>
      <w:bCs/>
      <w:i w:val="0"/>
      <w:iCs w:val="0"/>
      <w:color w:val="242021"/>
      <w:sz w:val="20"/>
      <w:szCs w:val="20"/>
    </w:rPr>
  </w:style>
  <w:style w:type="paragraph" w:styleId="NormalWeb">
    <w:name w:val="Normal (Web)"/>
    <w:basedOn w:val="Normal"/>
    <w:uiPriority w:val="99"/>
    <w:semiHidden/>
    <w:unhideWhenUsed/>
    <w:rsid w:val="00E41D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inha">
    <w:name w:val="line number"/>
    <w:basedOn w:val="Fontepargpadro"/>
    <w:uiPriority w:val="99"/>
    <w:semiHidden/>
    <w:unhideWhenUsed/>
    <w:rsid w:val="0043617F"/>
  </w:style>
  <w:style w:type="paragraph" w:styleId="Reviso">
    <w:name w:val="Revision"/>
    <w:hidden/>
    <w:uiPriority w:val="99"/>
    <w:semiHidden/>
    <w:rsid w:val="00EF117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5494">
      <w:bodyDiv w:val="1"/>
      <w:marLeft w:val="0"/>
      <w:marRight w:val="0"/>
      <w:marTop w:val="0"/>
      <w:marBottom w:val="0"/>
      <w:divBdr>
        <w:top w:val="none" w:sz="0" w:space="0" w:color="auto"/>
        <w:left w:val="none" w:sz="0" w:space="0" w:color="auto"/>
        <w:bottom w:val="none" w:sz="0" w:space="0" w:color="auto"/>
        <w:right w:val="none" w:sz="0" w:space="0" w:color="auto"/>
      </w:divBdr>
    </w:div>
    <w:div w:id="211157443">
      <w:bodyDiv w:val="1"/>
      <w:marLeft w:val="0"/>
      <w:marRight w:val="0"/>
      <w:marTop w:val="0"/>
      <w:marBottom w:val="0"/>
      <w:divBdr>
        <w:top w:val="none" w:sz="0" w:space="0" w:color="auto"/>
        <w:left w:val="none" w:sz="0" w:space="0" w:color="auto"/>
        <w:bottom w:val="none" w:sz="0" w:space="0" w:color="auto"/>
        <w:right w:val="none" w:sz="0" w:space="0" w:color="auto"/>
      </w:divBdr>
    </w:div>
    <w:div w:id="395007876">
      <w:bodyDiv w:val="1"/>
      <w:marLeft w:val="0"/>
      <w:marRight w:val="0"/>
      <w:marTop w:val="0"/>
      <w:marBottom w:val="0"/>
      <w:divBdr>
        <w:top w:val="none" w:sz="0" w:space="0" w:color="auto"/>
        <w:left w:val="none" w:sz="0" w:space="0" w:color="auto"/>
        <w:bottom w:val="none" w:sz="0" w:space="0" w:color="auto"/>
        <w:right w:val="none" w:sz="0" w:space="0" w:color="auto"/>
      </w:divBdr>
    </w:div>
    <w:div w:id="639849820">
      <w:bodyDiv w:val="1"/>
      <w:marLeft w:val="0"/>
      <w:marRight w:val="0"/>
      <w:marTop w:val="0"/>
      <w:marBottom w:val="0"/>
      <w:divBdr>
        <w:top w:val="none" w:sz="0" w:space="0" w:color="auto"/>
        <w:left w:val="none" w:sz="0" w:space="0" w:color="auto"/>
        <w:bottom w:val="none" w:sz="0" w:space="0" w:color="auto"/>
        <w:right w:val="none" w:sz="0" w:space="0" w:color="auto"/>
      </w:divBdr>
    </w:div>
    <w:div w:id="655302695">
      <w:bodyDiv w:val="1"/>
      <w:marLeft w:val="0"/>
      <w:marRight w:val="0"/>
      <w:marTop w:val="0"/>
      <w:marBottom w:val="0"/>
      <w:divBdr>
        <w:top w:val="none" w:sz="0" w:space="0" w:color="auto"/>
        <w:left w:val="none" w:sz="0" w:space="0" w:color="auto"/>
        <w:bottom w:val="none" w:sz="0" w:space="0" w:color="auto"/>
        <w:right w:val="none" w:sz="0" w:space="0" w:color="auto"/>
      </w:divBdr>
    </w:div>
    <w:div w:id="686834245">
      <w:bodyDiv w:val="1"/>
      <w:marLeft w:val="0"/>
      <w:marRight w:val="0"/>
      <w:marTop w:val="0"/>
      <w:marBottom w:val="0"/>
      <w:divBdr>
        <w:top w:val="none" w:sz="0" w:space="0" w:color="auto"/>
        <w:left w:val="none" w:sz="0" w:space="0" w:color="auto"/>
        <w:bottom w:val="none" w:sz="0" w:space="0" w:color="auto"/>
        <w:right w:val="none" w:sz="0" w:space="0" w:color="auto"/>
      </w:divBdr>
    </w:div>
    <w:div w:id="1085148117">
      <w:bodyDiv w:val="1"/>
      <w:marLeft w:val="0"/>
      <w:marRight w:val="0"/>
      <w:marTop w:val="0"/>
      <w:marBottom w:val="0"/>
      <w:divBdr>
        <w:top w:val="none" w:sz="0" w:space="0" w:color="auto"/>
        <w:left w:val="none" w:sz="0" w:space="0" w:color="auto"/>
        <w:bottom w:val="none" w:sz="0" w:space="0" w:color="auto"/>
        <w:right w:val="none" w:sz="0" w:space="0" w:color="auto"/>
      </w:divBdr>
    </w:div>
    <w:div w:id="1249801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tiff"/><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FE2F-E99B-4D7F-96FE-46A2BC090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6263</TotalTime>
  <Pages>42</Pages>
  <Words>6447</Words>
  <Characters>36749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Luís Luza</dc:creator>
  <cp:keywords/>
  <dc:description/>
  <cp:lastModifiedBy>André Luís Luza</cp:lastModifiedBy>
  <cp:revision>106</cp:revision>
  <dcterms:created xsi:type="dcterms:W3CDTF">2020-11-29T18:12:00Z</dcterms:created>
  <dcterms:modified xsi:type="dcterms:W3CDTF">2022-01-26T01:40:00Z</dcterms:modified>
</cp:coreProperties>
</file>